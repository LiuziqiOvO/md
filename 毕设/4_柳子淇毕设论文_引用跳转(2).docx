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9401B" w14:textId="77777777" w:rsidR="00D52E28" w:rsidRPr="00D52E28" w:rsidRDefault="00D52E28" w:rsidP="00D52E28">
      <w:pPr>
        <w:ind w:firstLineChars="200" w:firstLine="480"/>
        <w:rPr>
          <w:rFonts w:cstheme="minorBidi"/>
        </w:rPr>
      </w:pPr>
      <w:bookmarkStart w:id="0" w:name="_Hlk166871835"/>
      <w:bookmarkEnd w:id="0"/>
    </w:p>
    <w:p w14:paraId="11DD2487" w14:textId="77777777" w:rsidR="00D52E28" w:rsidRPr="00D52E28" w:rsidRDefault="00D52E28" w:rsidP="00D52E28">
      <w:pPr>
        <w:ind w:firstLineChars="200" w:firstLine="480"/>
        <w:rPr>
          <w:rFonts w:cstheme="minorBidi"/>
        </w:rPr>
      </w:pPr>
    </w:p>
    <w:p w14:paraId="6BCF04EA" w14:textId="77777777" w:rsidR="00D52E28" w:rsidRPr="00D52E28" w:rsidRDefault="00D52E28" w:rsidP="00D52E28">
      <w:pPr>
        <w:ind w:firstLine="0"/>
        <w:jc w:val="center"/>
        <w:rPr>
          <w:rFonts w:eastAsia="黑体" w:cstheme="minorBidi"/>
          <w:sz w:val="34"/>
        </w:rPr>
      </w:pPr>
      <w:bookmarkStart w:id="1" w:name="_1064953734"/>
      <w:bookmarkEnd w:id="1"/>
      <w:r w:rsidRPr="00D52E28">
        <w:rPr>
          <w:rFonts w:eastAsia="黑体" w:cstheme="minorBidi"/>
          <w:noProof/>
          <w:sz w:val="34"/>
        </w:rPr>
        <w:drawing>
          <wp:inline distT="0" distB="0" distL="0" distR="0" wp14:anchorId="397710C4" wp14:editId="27CB0D04">
            <wp:extent cx="2552700" cy="509905"/>
            <wp:effectExtent l="0" t="0" r="0" b="444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9" cstate="print">
                      <a:duotone>
                        <a:schemeClr val="accent6">
                          <a:shade val="45000"/>
                          <a:satMod val="135000"/>
                        </a:schemeClr>
                        <a:prstClr val="white"/>
                      </a:duotone>
                      <a:extLst>
                        <a:ext uri="{BEBA8EAE-BF5A-486C-A8C5-ECC9F3942E4B}">
                          <a14:imgProps xmlns:a14="http://schemas.microsoft.com/office/drawing/2010/main">
                            <a14:imgLayer r:embed="rId10">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2595909" cy="519057"/>
                    </a:xfrm>
                    <a:prstGeom prst="rect">
                      <a:avLst/>
                    </a:prstGeom>
                  </pic:spPr>
                </pic:pic>
              </a:graphicData>
            </a:graphic>
          </wp:inline>
        </w:drawing>
      </w:r>
    </w:p>
    <w:p w14:paraId="7FFC75D9" w14:textId="77777777" w:rsidR="00D52E28" w:rsidRPr="00D52E28" w:rsidRDefault="00D52E28" w:rsidP="00D52E28">
      <w:pPr>
        <w:ind w:firstLineChars="200" w:firstLine="480"/>
        <w:rPr>
          <w:rFonts w:cstheme="minorBidi"/>
        </w:rPr>
      </w:pPr>
    </w:p>
    <w:p w14:paraId="1341F4F4" w14:textId="77777777" w:rsidR="00D52E28" w:rsidRPr="00D52E28" w:rsidRDefault="00D52E28" w:rsidP="00D52E28">
      <w:pPr>
        <w:ind w:firstLineChars="200" w:firstLine="480"/>
        <w:rPr>
          <w:rFonts w:cstheme="minorBidi"/>
        </w:rPr>
      </w:pPr>
    </w:p>
    <w:p w14:paraId="645EF680" w14:textId="77777777" w:rsidR="00D52E28" w:rsidRPr="00D52E28" w:rsidRDefault="00D52E28" w:rsidP="00D52E28">
      <w:pPr>
        <w:ind w:firstLine="0"/>
        <w:jc w:val="center"/>
        <w:rPr>
          <w:rFonts w:eastAsia="华文中宋"/>
          <w:b/>
          <w:bCs/>
          <w:spacing w:val="20"/>
          <w:sz w:val="72"/>
          <w:szCs w:val="72"/>
        </w:rPr>
      </w:pPr>
      <w:r w:rsidRPr="00D52E28">
        <w:rPr>
          <w:rFonts w:eastAsia="华文中宋"/>
          <w:b/>
          <w:bCs/>
          <w:spacing w:val="20"/>
          <w:sz w:val="72"/>
          <w:szCs w:val="72"/>
        </w:rPr>
        <w:t>本科生毕业设计</w:t>
      </w:r>
    </w:p>
    <w:p w14:paraId="2A237FBE" w14:textId="77777777" w:rsidR="00D52E28" w:rsidRPr="00D52E28" w:rsidRDefault="00D52E28" w:rsidP="00D52E28">
      <w:pPr>
        <w:ind w:firstLineChars="200" w:firstLine="480"/>
        <w:rPr>
          <w:rFonts w:cstheme="minorBidi"/>
        </w:rPr>
      </w:pPr>
    </w:p>
    <w:p w14:paraId="2EE85D70" w14:textId="77777777" w:rsidR="00D52E28" w:rsidRPr="00D52E28" w:rsidRDefault="00D52E28" w:rsidP="00D52E28">
      <w:pPr>
        <w:ind w:firstLineChars="200" w:firstLine="480"/>
        <w:rPr>
          <w:rFonts w:cstheme="minorBidi"/>
        </w:rPr>
      </w:pPr>
    </w:p>
    <w:tbl>
      <w:tblPr>
        <w:tblStyle w:val="2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D52E28" w:rsidRPr="00D52E28" w14:paraId="2AC50ED1" w14:textId="77777777" w:rsidTr="00D03C92">
        <w:trPr>
          <w:trHeight w:hRule="exact" w:val="1225"/>
        </w:trPr>
        <w:tc>
          <w:tcPr>
            <w:tcW w:w="8720" w:type="dxa"/>
          </w:tcPr>
          <w:p w14:paraId="23555B1F" w14:textId="77777777" w:rsidR="00D52E28" w:rsidRPr="00D52E28" w:rsidRDefault="00C54D2F" w:rsidP="00D52E28">
            <w:pPr>
              <w:spacing w:line="240" w:lineRule="auto"/>
              <w:ind w:firstLine="0"/>
              <w:jc w:val="center"/>
              <w:rPr>
                <w:rFonts w:ascii="黑体" w:eastAsia="黑体" w:hAnsi="黑体"/>
                <w:b/>
                <w:color w:val="000000" w:themeColor="text1"/>
                <w:sz w:val="44"/>
                <w:szCs w:val="44"/>
              </w:rPr>
            </w:pPr>
            <w:sdt>
              <w:sdtPr>
                <w:rPr>
                  <w:rFonts w:ascii="黑体" w:eastAsia="黑体" w:hAnsi="黑体" w:hint="eastAsia"/>
                  <w:b/>
                  <w:color w:val="000000" w:themeColor="text1"/>
                  <w:sz w:val="44"/>
                  <w:szCs w:val="44"/>
                </w:rPr>
                <w:alias w:val="标题"/>
                <w:id w:val="-1192379307"/>
                <w:placeholder>
                  <w:docPart w:val="E69108060824418FAFF657FA99AE874E"/>
                </w:placeholder>
                <w:dataBinding w:prefixMappings="xmlns:ns0='http://purl.org/dc/elements/1.1/' xmlns:ns1='http://schemas.openxmlformats.org/package/2006/metadata/core-properties' " w:xpath="/ns1:coreProperties[1]/ns0:title[1]" w:storeItemID="{6C3C8BC8-F283-45AE-878A-BAB7291924A1}"/>
                <w:text/>
              </w:sdtPr>
              <w:sdtEndPr/>
              <w:sdtContent>
                <w:r w:rsidR="00D52E28" w:rsidRPr="00D52E28">
                  <w:rPr>
                    <w:rFonts w:ascii="黑体" w:eastAsia="黑体" w:hAnsi="黑体" w:hint="eastAsia"/>
                    <w:b/>
                    <w:color w:val="000000" w:themeColor="text1"/>
                    <w:sz w:val="44"/>
                    <w:szCs w:val="44"/>
                  </w:rPr>
                  <w:t>基于ZNS SSD的数据访问特征分析与性能优化</w:t>
                </w:r>
              </w:sdtContent>
            </w:sdt>
          </w:p>
          <w:p w14:paraId="1C95680A" w14:textId="77777777" w:rsidR="00D52E28" w:rsidRPr="00D52E28" w:rsidRDefault="00D52E28" w:rsidP="00D52E28">
            <w:pPr>
              <w:ind w:firstLineChars="200" w:firstLine="883"/>
              <w:jc w:val="center"/>
              <w:rPr>
                <w:rFonts w:ascii="黑体" w:eastAsia="黑体" w:hAnsi="黑体"/>
                <w:b/>
                <w:color w:val="000000" w:themeColor="text1"/>
                <w:sz w:val="44"/>
                <w:szCs w:val="44"/>
              </w:rPr>
            </w:pPr>
          </w:p>
        </w:tc>
      </w:tr>
    </w:tbl>
    <w:p w14:paraId="64D630D4" w14:textId="77777777" w:rsidR="00D52E28" w:rsidRPr="00D52E28" w:rsidRDefault="00D52E28" w:rsidP="00D52E28">
      <w:pPr>
        <w:ind w:firstLineChars="200" w:firstLine="480"/>
        <w:rPr>
          <w:rFonts w:cstheme="minorBidi"/>
        </w:rPr>
      </w:pPr>
    </w:p>
    <w:p w14:paraId="081C2B1B" w14:textId="77777777" w:rsidR="00D52E28" w:rsidRPr="00D52E28" w:rsidRDefault="00D52E28" w:rsidP="00D52E28">
      <w:pPr>
        <w:ind w:firstLineChars="200" w:firstLine="480"/>
        <w:rPr>
          <w:rFonts w:cstheme="minorBidi"/>
        </w:rPr>
      </w:pPr>
    </w:p>
    <w:p w14:paraId="3BAE687A" w14:textId="77777777" w:rsidR="00D52E28" w:rsidRPr="00D52E28" w:rsidRDefault="00D52E28" w:rsidP="00D52E28">
      <w:pPr>
        <w:ind w:firstLineChars="200" w:firstLine="480"/>
        <w:rPr>
          <w:rFonts w:cstheme="minorBidi"/>
        </w:rPr>
      </w:pPr>
    </w:p>
    <w:tbl>
      <w:tblPr>
        <w:tblStyle w:val="2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793"/>
      </w:tblGrid>
      <w:tr w:rsidR="00D52E28" w:rsidRPr="00D52E28" w14:paraId="1CF3B69B" w14:textId="77777777" w:rsidTr="00D03C92">
        <w:trPr>
          <w:trHeight w:hRule="exact" w:val="851"/>
          <w:jc w:val="center"/>
        </w:trPr>
        <w:tc>
          <w:tcPr>
            <w:tcW w:w="1560" w:type="dxa"/>
            <w:noWrap/>
            <w:vAlign w:val="bottom"/>
          </w:tcPr>
          <w:p w14:paraId="2CEAD69B" w14:textId="77777777" w:rsidR="00D52E28" w:rsidRPr="00D52E28" w:rsidRDefault="00D52E28" w:rsidP="00D52E28">
            <w:pPr>
              <w:spacing w:beforeLines="100" w:before="240"/>
              <w:ind w:firstLineChars="10" w:firstLine="32"/>
              <w:suppressOverlap/>
              <w:rPr>
                <w:rFonts w:ascii="华文中宋" w:eastAsia="华文中宋" w:hAnsi="华文中宋" w:cstheme="minorBidi"/>
                <w:kern w:val="0"/>
                <w:sz w:val="32"/>
                <w:szCs w:val="32"/>
              </w:rPr>
            </w:pPr>
            <w:r w:rsidRPr="00D52E28">
              <w:rPr>
                <w:rFonts w:ascii="华文中宋" w:eastAsia="华文中宋" w:hAnsi="华文中宋" w:cstheme="minorBidi" w:hint="eastAsia"/>
                <w:kern w:val="0"/>
                <w:sz w:val="32"/>
                <w:szCs w:val="32"/>
              </w:rPr>
              <w:t>院    系</w:t>
            </w:r>
          </w:p>
        </w:tc>
        <w:tc>
          <w:tcPr>
            <w:tcW w:w="3793" w:type="dxa"/>
            <w:tcBorders>
              <w:bottom w:val="single" w:sz="4" w:space="0" w:color="auto"/>
            </w:tcBorders>
            <w:noWrap/>
            <w:vAlign w:val="bottom"/>
          </w:tcPr>
          <w:p w14:paraId="4837BA52" w14:textId="77777777" w:rsidR="00D52E28" w:rsidRPr="00D52E28" w:rsidRDefault="00C54D2F" w:rsidP="00D52E28">
            <w:pPr>
              <w:spacing w:beforeLines="100" w:before="240"/>
              <w:ind w:firstLine="0"/>
              <w:suppressOverlap/>
              <w:jc w:val="center"/>
              <w:rPr>
                <w:rFonts w:ascii="华文中宋" w:eastAsia="华文中宋" w:hAnsi="华文中宋" w:cstheme="minorBidi"/>
                <w:kern w:val="0"/>
                <w:sz w:val="32"/>
                <w:szCs w:val="32"/>
              </w:rPr>
            </w:pPr>
            <w:sdt>
              <w:sdtPr>
                <w:rPr>
                  <w:rFonts w:ascii="华文中宋" w:eastAsia="华文中宋" w:hAnsi="华文中宋" w:cstheme="minorBidi" w:hint="eastAsia"/>
                  <w:kern w:val="0"/>
                  <w:sz w:val="32"/>
                  <w:szCs w:val="32"/>
                </w:rPr>
                <w:alias w:val="类别"/>
                <w:id w:val="-170100470"/>
                <w:placeholder>
                  <w:docPart w:val="351F9049F5D0417A9BD68352BDAA45AE"/>
                </w:placeholder>
                <w:dataBinding w:prefixMappings="xmlns:ns0='http://purl.org/dc/elements/1.1/' xmlns:ns1='http://schemas.openxmlformats.org/package/2006/metadata/core-properties' " w:xpath="/ns1:coreProperties[1]/ns1:category[1]" w:storeItemID="{6C3C8BC8-F283-45AE-878A-BAB7291924A1}"/>
                <w:text/>
              </w:sdtPr>
              <w:sdtEndPr/>
              <w:sdtContent>
                <w:r w:rsidR="00D52E28" w:rsidRPr="00D52E28">
                  <w:rPr>
                    <w:rFonts w:ascii="华文中宋" w:eastAsia="华文中宋" w:hAnsi="华文中宋" w:cstheme="minorBidi" w:hint="eastAsia"/>
                    <w:kern w:val="0"/>
                    <w:sz w:val="32"/>
                    <w:szCs w:val="32"/>
                  </w:rPr>
                  <w:t>计算机科学与技术学院</w:t>
                </w:r>
              </w:sdtContent>
            </w:sdt>
          </w:p>
        </w:tc>
      </w:tr>
      <w:tr w:rsidR="00D52E28" w:rsidRPr="00D52E28" w14:paraId="3768A262" w14:textId="77777777" w:rsidTr="00D03C92">
        <w:trPr>
          <w:trHeight w:hRule="exact" w:val="851"/>
          <w:jc w:val="center"/>
        </w:trPr>
        <w:tc>
          <w:tcPr>
            <w:tcW w:w="1560" w:type="dxa"/>
            <w:noWrap/>
            <w:vAlign w:val="bottom"/>
          </w:tcPr>
          <w:p w14:paraId="4CB1117A" w14:textId="77777777" w:rsidR="00D52E28" w:rsidRPr="00D52E28" w:rsidRDefault="00D52E28" w:rsidP="00D52E28">
            <w:pPr>
              <w:spacing w:beforeLines="100" w:before="240"/>
              <w:ind w:firstLineChars="10" w:firstLine="32"/>
              <w:suppressOverlap/>
              <w:rPr>
                <w:rFonts w:ascii="华文中宋" w:eastAsia="华文中宋" w:hAnsi="华文中宋" w:cstheme="minorBidi"/>
                <w:kern w:val="0"/>
                <w:sz w:val="32"/>
                <w:szCs w:val="32"/>
              </w:rPr>
            </w:pPr>
            <w:r w:rsidRPr="00D52E28">
              <w:rPr>
                <w:rFonts w:ascii="华文中宋" w:eastAsia="华文中宋" w:hAnsi="华文中宋" w:cstheme="minorBidi" w:hint="eastAsia"/>
                <w:kern w:val="0"/>
                <w:sz w:val="32"/>
                <w:szCs w:val="32"/>
              </w:rPr>
              <w:t>专业班级</w:t>
            </w:r>
          </w:p>
        </w:tc>
        <w:tc>
          <w:tcPr>
            <w:tcW w:w="3793" w:type="dxa"/>
            <w:tcBorders>
              <w:top w:val="single" w:sz="4" w:space="0" w:color="auto"/>
              <w:bottom w:val="single" w:sz="4" w:space="0" w:color="auto"/>
            </w:tcBorders>
            <w:noWrap/>
            <w:vAlign w:val="bottom"/>
          </w:tcPr>
          <w:p w14:paraId="3FF865DD" w14:textId="77777777" w:rsidR="00D52E28" w:rsidRPr="00D52E28" w:rsidRDefault="00C54D2F" w:rsidP="00D52E28">
            <w:pPr>
              <w:spacing w:beforeLines="100" w:before="240"/>
              <w:ind w:firstLine="0"/>
              <w:suppressOverlap/>
              <w:jc w:val="center"/>
              <w:rPr>
                <w:rFonts w:ascii="华文中宋" w:eastAsia="华文中宋" w:hAnsi="华文中宋" w:cstheme="minorBidi"/>
                <w:kern w:val="0"/>
                <w:sz w:val="32"/>
                <w:szCs w:val="32"/>
              </w:rPr>
            </w:pPr>
            <w:sdt>
              <w:sdtPr>
                <w:rPr>
                  <w:rFonts w:ascii="华文中宋" w:eastAsia="华文中宋" w:hAnsi="华文中宋" w:cstheme="minorBidi" w:hint="eastAsia"/>
                  <w:kern w:val="0"/>
                  <w:sz w:val="32"/>
                  <w:szCs w:val="32"/>
                </w:rPr>
                <w:alias w:val="单位"/>
                <w:id w:val="-1554850688"/>
                <w:placeholder>
                  <w:docPart w:val="651E619FD5D44D099CDEFB704AE72C67"/>
                </w:placeholder>
                <w:dataBinding w:prefixMappings="xmlns:ns0='http://schemas.openxmlformats.org/officeDocument/2006/extended-properties' " w:xpath="/ns0:Properties[1]/ns0:Company[1]" w:storeItemID="{6668398D-A668-4E3E-A5EB-62B293D839F1}"/>
                <w:text/>
              </w:sdtPr>
              <w:sdtEndPr/>
              <w:sdtContent>
                <w:r w:rsidR="00D52E28" w:rsidRPr="00D52E28">
                  <w:rPr>
                    <w:rFonts w:ascii="华文中宋" w:eastAsia="华文中宋" w:hAnsi="华文中宋" w:cstheme="minorBidi" w:hint="eastAsia"/>
                    <w:kern w:val="0"/>
                    <w:sz w:val="32"/>
                    <w:szCs w:val="32"/>
                  </w:rPr>
                  <w:t>计科本硕博2001班</w:t>
                </w:r>
              </w:sdtContent>
            </w:sdt>
          </w:p>
        </w:tc>
      </w:tr>
      <w:tr w:rsidR="00D52E28" w:rsidRPr="00D52E28" w14:paraId="6BE556F9" w14:textId="77777777" w:rsidTr="00D03C92">
        <w:trPr>
          <w:trHeight w:hRule="exact" w:val="851"/>
          <w:jc w:val="center"/>
        </w:trPr>
        <w:tc>
          <w:tcPr>
            <w:tcW w:w="1560" w:type="dxa"/>
            <w:noWrap/>
            <w:vAlign w:val="bottom"/>
          </w:tcPr>
          <w:p w14:paraId="442A4DF0" w14:textId="77777777" w:rsidR="00D52E28" w:rsidRPr="00D52E28" w:rsidRDefault="00D52E28" w:rsidP="00D52E28">
            <w:pPr>
              <w:spacing w:beforeLines="100" w:before="240"/>
              <w:ind w:firstLineChars="10" w:firstLine="32"/>
              <w:suppressOverlap/>
              <w:rPr>
                <w:rFonts w:ascii="华文中宋" w:eastAsia="华文中宋" w:hAnsi="华文中宋" w:cstheme="minorBidi"/>
                <w:kern w:val="0"/>
                <w:sz w:val="32"/>
                <w:szCs w:val="32"/>
              </w:rPr>
            </w:pPr>
            <w:r w:rsidRPr="00D52E28">
              <w:rPr>
                <w:rFonts w:ascii="华文中宋" w:eastAsia="华文中宋" w:hAnsi="华文中宋" w:cstheme="minorBidi" w:hint="eastAsia"/>
                <w:kern w:val="0"/>
                <w:sz w:val="32"/>
                <w:szCs w:val="32"/>
              </w:rPr>
              <w:t>姓    名</w:t>
            </w:r>
          </w:p>
        </w:tc>
        <w:tc>
          <w:tcPr>
            <w:tcW w:w="3793" w:type="dxa"/>
            <w:tcBorders>
              <w:top w:val="single" w:sz="4" w:space="0" w:color="auto"/>
              <w:bottom w:val="single" w:sz="4" w:space="0" w:color="auto"/>
            </w:tcBorders>
            <w:noWrap/>
            <w:vAlign w:val="bottom"/>
          </w:tcPr>
          <w:p w14:paraId="25FCBCD7" w14:textId="77777777" w:rsidR="00D52E28" w:rsidRPr="00D52E28" w:rsidRDefault="00C54D2F" w:rsidP="00D52E28">
            <w:pPr>
              <w:spacing w:beforeLines="100" w:before="240"/>
              <w:ind w:firstLine="0"/>
              <w:suppressOverlap/>
              <w:jc w:val="center"/>
              <w:rPr>
                <w:rFonts w:ascii="华文中宋" w:eastAsia="华文中宋" w:hAnsi="华文中宋" w:cstheme="minorBidi"/>
                <w:kern w:val="0"/>
                <w:sz w:val="32"/>
                <w:szCs w:val="32"/>
              </w:rPr>
            </w:pPr>
            <w:sdt>
              <w:sdtPr>
                <w:rPr>
                  <w:rFonts w:ascii="华文中宋" w:eastAsia="华文中宋" w:hAnsi="华文中宋" w:cstheme="minorBidi" w:hint="eastAsia"/>
                  <w:kern w:val="0"/>
                  <w:sz w:val="32"/>
                  <w:szCs w:val="32"/>
                </w:rPr>
                <w:alias w:val="作者"/>
                <w:id w:val="-1272312707"/>
                <w:placeholder>
                  <w:docPart w:val="35F511ECDC974B14810AD1057D7A402A"/>
                </w:placeholder>
                <w:dataBinding w:prefixMappings="xmlns:ns0='http://purl.org/dc/elements/1.1/' xmlns:ns1='http://schemas.openxmlformats.org/package/2006/metadata/core-properties' " w:xpath="/ns1:coreProperties[1]/ns0:creator[1]" w:storeItemID="{6C3C8BC8-F283-45AE-878A-BAB7291924A1}"/>
                <w:text/>
              </w:sdtPr>
              <w:sdtEndPr/>
              <w:sdtContent>
                <w:r w:rsidR="00D52E28" w:rsidRPr="00D52E28">
                  <w:rPr>
                    <w:rFonts w:ascii="华文中宋" w:eastAsia="华文中宋" w:hAnsi="华文中宋" w:cstheme="minorBidi" w:hint="eastAsia"/>
                    <w:kern w:val="0"/>
                    <w:sz w:val="32"/>
                    <w:szCs w:val="32"/>
                  </w:rPr>
                  <w:t>柳子淇</w:t>
                </w:r>
              </w:sdtContent>
            </w:sdt>
          </w:p>
        </w:tc>
      </w:tr>
      <w:tr w:rsidR="00D52E28" w:rsidRPr="00D52E28" w14:paraId="36CCDE57" w14:textId="77777777" w:rsidTr="00D03C92">
        <w:trPr>
          <w:trHeight w:hRule="exact" w:val="851"/>
          <w:jc w:val="center"/>
        </w:trPr>
        <w:tc>
          <w:tcPr>
            <w:tcW w:w="1560" w:type="dxa"/>
            <w:noWrap/>
            <w:vAlign w:val="bottom"/>
          </w:tcPr>
          <w:p w14:paraId="58468A9D" w14:textId="77777777" w:rsidR="00D52E28" w:rsidRPr="00D52E28" w:rsidRDefault="00D52E28" w:rsidP="00D52E28">
            <w:pPr>
              <w:spacing w:beforeLines="100" w:before="240"/>
              <w:ind w:firstLineChars="10" w:firstLine="32"/>
              <w:suppressOverlap/>
              <w:rPr>
                <w:rFonts w:ascii="华文中宋" w:eastAsia="华文中宋" w:hAnsi="华文中宋" w:cstheme="minorBidi"/>
                <w:kern w:val="0"/>
                <w:sz w:val="32"/>
                <w:szCs w:val="32"/>
              </w:rPr>
            </w:pPr>
            <w:r w:rsidRPr="00D52E28">
              <w:rPr>
                <w:rFonts w:ascii="华文中宋" w:eastAsia="华文中宋" w:hAnsi="华文中宋" w:cstheme="minorBidi" w:hint="eastAsia"/>
                <w:kern w:val="0"/>
                <w:sz w:val="32"/>
                <w:szCs w:val="32"/>
              </w:rPr>
              <w:t>学    号</w:t>
            </w:r>
          </w:p>
        </w:tc>
        <w:tc>
          <w:tcPr>
            <w:tcW w:w="3793" w:type="dxa"/>
            <w:tcBorders>
              <w:top w:val="single" w:sz="4" w:space="0" w:color="auto"/>
              <w:bottom w:val="single" w:sz="4" w:space="0" w:color="auto"/>
            </w:tcBorders>
            <w:noWrap/>
            <w:vAlign w:val="bottom"/>
          </w:tcPr>
          <w:sdt>
            <w:sdtPr>
              <w:rPr>
                <w:rFonts w:ascii="华文中宋" w:eastAsia="华文中宋" w:hAnsi="华文中宋" w:cstheme="minorBidi"/>
                <w:kern w:val="0"/>
                <w:sz w:val="32"/>
                <w:szCs w:val="32"/>
              </w:rPr>
              <w:alias w:val="关键词"/>
              <w:id w:val="2031597572"/>
              <w:placeholder>
                <w:docPart w:val="4E2BF35ACFF04BC18C23D18C61F715F6"/>
              </w:placeholder>
              <w:dataBinding w:prefixMappings="xmlns:ns0='http://purl.org/dc/elements/1.1/' xmlns:ns1='http://schemas.openxmlformats.org/package/2006/metadata/core-properties' " w:xpath="/ns1:coreProperties[1]/ns1:keywords[1]" w:storeItemID="{6C3C8BC8-F283-45AE-878A-BAB7291924A1}"/>
              <w:text/>
            </w:sdtPr>
            <w:sdtEndPr/>
            <w:sdtContent>
              <w:p w14:paraId="25408220" w14:textId="77777777" w:rsidR="00D52E28" w:rsidRPr="00D52E28" w:rsidRDefault="00D52E28" w:rsidP="00D52E28">
                <w:pPr>
                  <w:spacing w:beforeLines="100" w:before="240"/>
                  <w:ind w:firstLine="0"/>
                  <w:suppressOverlap/>
                  <w:jc w:val="center"/>
                  <w:rPr>
                    <w:rFonts w:ascii="华文中宋" w:eastAsia="华文中宋" w:hAnsi="华文中宋" w:cstheme="minorBidi"/>
                    <w:kern w:val="0"/>
                    <w:sz w:val="32"/>
                    <w:szCs w:val="32"/>
                  </w:rPr>
                </w:pPr>
                <w:r w:rsidRPr="00D52E28">
                  <w:rPr>
                    <w:rFonts w:ascii="华文中宋" w:eastAsia="华文中宋" w:hAnsi="华文中宋" w:cstheme="minorBidi"/>
                    <w:kern w:val="0"/>
                    <w:sz w:val="32"/>
                    <w:szCs w:val="32"/>
                  </w:rPr>
                  <w:t>U202015628</w:t>
                </w:r>
              </w:p>
            </w:sdtContent>
          </w:sdt>
        </w:tc>
      </w:tr>
      <w:tr w:rsidR="00D52E28" w:rsidRPr="00D52E28" w14:paraId="085EDE09" w14:textId="77777777" w:rsidTr="00D03C92">
        <w:trPr>
          <w:trHeight w:hRule="exact" w:val="851"/>
          <w:jc w:val="center"/>
        </w:trPr>
        <w:tc>
          <w:tcPr>
            <w:tcW w:w="0" w:type="auto"/>
            <w:noWrap/>
            <w:vAlign w:val="bottom"/>
          </w:tcPr>
          <w:p w14:paraId="6C7A8BD7" w14:textId="77777777" w:rsidR="00D52E28" w:rsidRPr="00D52E28" w:rsidRDefault="00D52E28" w:rsidP="00D52E28">
            <w:pPr>
              <w:spacing w:beforeLines="100" w:before="240"/>
              <w:ind w:firstLineChars="10" w:firstLine="32"/>
              <w:suppressOverlap/>
              <w:rPr>
                <w:rFonts w:ascii="华文中宋" w:eastAsia="华文中宋" w:hAnsi="华文中宋" w:cstheme="minorBidi"/>
                <w:kern w:val="0"/>
                <w:sz w:val="32"/>
                <w:szCs w:val="32"/>
              </w:rPr>
            </w:pPr>
            <w:r w:rsidRPr="00D52E28">
              <w:rPr>
                <w:rFonts w:ascii="华文中宋" w:eastAsia="华文中宋" w:hAnsi="华文中宋" w:cstheme="minorBidi" w:hint="eastAsia"/>
                <w:kern w:val="0"/>
                <w:sz w:val="32"/>
                <w:szCs w:val="32"/>
              </w:rPr>
              <w:t>指导教师</w:t>
            </w:r>
          </w:p>
        </w:tc>
        <w:tc>
          <w:tcPr>
            <w:tcW w:w="3793" w:type="dxa"/>
            <w:tcBorders>
              <w:top w:val="single" w:sz="4" w:space="0" w:color="auto"/>
              <w:bottom w:val="single" w:sz="4" w:space="0" w:color="auto"/>
            </w:tcBorders>
            <w:noWrap/>
            <w:vAlign w:val="bottom"/>
          </w:tcPr>
          <w:p w14:paraId="3453A7F3" w14:textId="77777777" w:rsidR="00D52E28" w:rsidRPr="00D52E28" w:rsidRDefault="00C54D2F" w:rsidP="00D52E28">
            <w:pPr>
              <w:spacing w:beforeLines="100" w:before="240"/>
              <w:ind w:firstLine="0"/>
              <w:suppressOverlap/>
              <w:jc w:val="center"/>
              <w:rPr>
                <w:rFonts w:ascii="华文中宋" w:eastAsia="华文中宋" w:hAnsi="华文中宋" w:cstheme="minorBidi"/>
                <w:kern w:val="0"/>
                <w:sz w:val="32"/>
                <w:szCs w:val="32"/>
              </w:rPr>
            </w:pPr>
            <w:sdt>
              <w:sdtPr>
                <w:rPr>
                  <w:rFonts w:ascii="华文中宋" w:eastAsia="华文中宋" w:hAnsi="华文中宋" w:cstheme="minorBidi" w:hint="eastAsia"/>
                  <w:kern w:val="0"/>
                  <w:sz w:val="32"/>
                  <w:szCs w:val="32"/>
                </w:rPr>
                <w:alias w:val="经理"/>
                <w:id w:val="1749157981"/>
                <w:placeholder>
                  <w:docPart w:val="72192745872842A88A343818B661EDC5"/>
                </w:placeholder>
                <w:dataBinding w:prefixMappings="xmlns:ns0='http://schemas.openxmlformats.org/officeDocument/2006/extended-properties' " w:xpath="/ns0:Properties[1]/ns0:Manager[1]" w:storeItemID="{6668398D-A668-4E3E-A5EB-62B293D839F1}"/>
                <w:text/>
              </w:sdtPr>
              <w:sdtEndPr/>
              <w:sdtContent>
                <w:r w:rsidR="00D52E28" w:rsidRPr="00D52E28">
                  <w:rPr>
                    <w:rFonts w:ascii="华文中宋" w:eastAsia="华文中宋" w:hAnsi="华文中宋" w:cstheme="minorBidi" w:hint="eastAsia"/>
                    <w:kern w:val="0"/>
                    <w:sz w:val="32"/>
                    <w:szCs w:val="32"/>
                  </w:rPr>
                  <w:t>刘渝</w:t>
                </w:r>
              </w:sdtContent>
            </w:sdt>
          </w:p>
        </w:tc>
      </w:tr>
    </w:tbl>
    <w:p w14:paraId="3A78C10F" w14:textId="77777777" w:rsidR="00D52E28" w:rsidRPr="00D52E28" w:rsidRDefault="00D52E28" w:rsidP="00D52E28">
      <w:pPr>
        <w:ind w:firstLine="480"/>
      </w:pPr>
    </w:p>
    <w:p w14:paraId="4593225B" w14:textId="77777777" w:rsidR="00D52E28" w:rsidRPr="00D52E28" w:rsidRDefault="00D52E28" w:rsidP="00D52E28">
      <w:pPr>
        <w:ind w:firstLine="480"/>
      </w:pPr>
    </w:p>
    <w:p w14:paraId="3899E8F5" w14:textId="77777777" w:rsidR="00D52E28" w:rsidRPr="00D52E28" w:rsidRDefault="00C54D2F" w:rsidP="00D52E28">
      <w:pPr>
        <w:spacing w:beforeLines="100" w:before="240"/>
        <w:ind w:firstLine="0"/>
        <w:suppressOverlap/>
        <w:jc w:val="center"/>
        <w:rPr>
          <w:rFonts w:ascii="华文中宋" w:eastAsia="华文中宋" w:hAnsi="华文中宋"/>
          <w:kern w:val="0"/>
          <w:sz w:val="32"/>
          <w:szCs w:val="32"/>
        </w:rPr>
      </w:pPr>
      <w:sdt>
        <w:sdtPr>
          <w:rPr>
            <w:rFonts w:ascii="华文中宋" w:eastAsia="华文中宋" w:hAnsi="华文中宋"/>
            <w:kern w:val="0"/>
            <w:sz w:val="32"/>
            <w:szCs w:val="32"/>
          </w:rPr>
          <w:alias w:val="状态"/>
          <w:id w:val="-422569629"/>
          <w:placeholder>
            <w:docPart w:val="98832F24C14C4FC18D0DAE76725C205C"/>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00D52E28" w:rsidRPr="00D52E28">
            <w:rPr>
              <w:rFonts w:ascii="华文中宋" w:eastAsia="华文中宋" w:hAnsi="华文中宋"/>
              <w:color w:val="808080"/>
              <w:kern w:val="0"/>
              <w:sz w:val="32"/>
              <w:szCs w:val="32"/>
            </w:rPr>
            <w:t>[状态]</w:t>
          </w:r>
        </w:sdtContent>
      </w:sdt>
      <w:r w:rsidR="00D52E28" w:rsidRPr="00D52E28">
        <w:rPr>
          <w:rFonts w:ascii="华文中宋" w:eastAsia="华文中宋" w:hAnsi="华文中宋"/>
          <w:kern w:val="0"/>
          <w:sz w:val="32"/>
          <w:szCs w:val="32"/>
        </w:rPr>
        <w:t xml:space="preserve"> </w:t>
      </w:r>
    </w:p>
    <w:p w14:paraId="038AC810" w14:textId="77777777" w:rsidR="00D52E28" w:rsidRPr="00D52E28" w:rsidRDefault="00D52E28" w:rsidP="00D52E28">
      <w:pPr>
        <w:widowControl/>
        <w:ind w:firstLine="562"/>
        <w:jc w:val="left"/>
        <w:rPr>
          <w:b/>
          <w:bCs/>
          <w:sz w:val="28"/>
          <w:szCs w:val="30"/>
        </w:rPr>
      </w:pPr>
    </w:p>
    <w:p w14:paraId="7E29C51B" w14:textId="77777777" w:rsidR="00D52E28" w:rsidRPr="00D52E28" w:rsidRDefault="00D52E28" w:rsidP="00D52E28">
      <w:pPr>
        <w:widowControl/>
        <w:ind w:firstLine="562"/>
        <w:jc w:val="left"/>
        <w:rPr>
          <w:b/>
          <w:bCs/>
          <w:sz w:val="28"/>
          <w:szCs w:val="30"/>
        </w:rPr>
      </w:pPr>
    </w:p>
    <w:p w14:paraId="237B9EF6" w14:textId="77777777" w:rsidR="00D52E28" w:rsidRPr="00D52E28" w:rsidRDefault="00D52E28" w:rsidP="00D52E28">
      <w:pPr>
        <w:spacing w:beforeLines="100" w:before="240"/>
        <w:ind w:firstLine="0"/>
        <w:suppressOverlap/>
        <w:jc w:val="center"/>
        <w:rPr>
          <w:rFonts w:ascii="华文中宋" w:eastAsia="华文中宋" w:hAnsi="华文中宋"/>
          <w:kern w:val="0"/>
          <w:sz w:val="32"/>
          <w:szCs w:val="32"/>
        </w:rPr>
        <w:sectPr w:rsidR="00D52E28" w:rsidRPr="00D52E28" w:rsidSect="008C673C">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40" w:right="1797" w:bottom="1440" w:left="1797" w:header="851" w:footer="992" w:gutter="0"/>
          <w:cols w:space="425"/>
          <w:docGrid w:linePitch="312"/>
        </w:sectPr>
      </w:pPr>
    </w:p>
    <w:p w14:paraId="588E0A79" w14:textId="77777777" w:rsidR="00D52E28" w:rsidRPr="00D52E28" w:rsidRDefault="00D52E28" w:rsidP="00D52E28">
      <w:pPr>
        <w:pageBreakBefore/>
        <w:spacing w:beforeLines="150" w:before="360"/>
        <w:ind w:firstLine="0"/>
        <w:jc w:val="center"/>
        <w:rPr>
          <w:rFonts w:eastAsia="黑体"/>
          <w:b/>
          <w:bCs/>
          <w:sz w:val="36"/>
          <w:szCs w:val="36"/>
        </w:rPr>
      </w:pPr>
      <w:r w:rsidRPr="00D52E28">
        <w:rPr>
          <w:rFonts w:eastAsia="黑体"/>
          <w:b/>
          <w:bCs/>
          <w:sz w:val="36"/>
          <w:szCs w:val="36"/>
        </w:rPr>
        <w:lastRenderedPageBreak/>
        <w:t>学位论文原创性声明</w:t>
      </w:r>
    </w:p>
    <w:p w14:paraId="5C34AC41" w14:textId="77777777" w:rsidR="00D52E28" w:rsidRPr="00D52E28" w:rsidRDefault="00D52E28" w:rsidP="00D52E28">
      <w:pPr>
        <w:ind w:firstLineChars="200" w:firstLine="480"/>
        <w:rPr>
          <w:rFonts w:eastAsia="楷体_GB2312"/>
          <w:color w:val="FF0000"/>
        </w:rPr>
      </w:pPr>
    </w:p>
    <w:p w14:paraId="6BC133D2" w14:textId="77777777" w:rsidR="00D52E28" w:rsidRPr="00D52E28" w:rsidRDefault="00D52E28" w:rsidP="00D52E28">
      <w:pPr>
        <w:ind w:firstLineChars="200" w:firstLine="480"/>
        <w:rPr>
          <w:rFonts w:cstheme="minorBidi"/>
        </w:rPr>
      </w:pPr>
      <w:r w:rsidRPr="00D52E28">
        <w:rPr>
          <w:rFonts w:cstheme="minorBidi"/>
        </w:rP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6DEDE2F1" w14:textId="77777777" w:rsidR="00D52E28" w:rsidRPr="00D52E28" w:rsidRDefault="00D52E28" w:rsidP="00D52E28">
      <w:pPr>
        <w:ind w:firstLineChars="200" w:firstLine="480"/>
        <w:rPr>
          <w:rFonts w:eastAsia="楷体_GB2312" w:cstheme="minorBidi"/>
          <w:color w:val="FF0000"/>
        </w:rPr>
      </w:pPr>
    </w:p>
    <w:p w14:paraId="5A2827DE" w14:textId="77777777" w:rsidR="00D52E28" w:rsidRPr="00D52E28" w:rsidRDefault="00D52E28" w:rsidP="00D52E28">
      <w:pPr>
        <w:ind w:firstLineChars="200" w:firstLine="480"/>
        <w:jc w:val="right"/>
        <w:rPr>
          <w:rFonts w:cstheme="minorBidi"/>
        </w:rPr>
      </w:pPr>
      <w:r w:rsidRPr="00D52E28">
        <w:rPr>
          <w:rFonts w:cstheme="minorBidi"/>
        </w:rPr>
        <w:t>作者签名：</w:t>
      </w:r>
      <w:r w:rsidRPr="00D52E28">
        <w:rPr>
          <w:rFonts w:cstheme="minorBidi"/>
        </w:rPr>
        <w:t xml:space="preserve">            </w:t>
      </w:r>
      <w:sdt>
        <w:sdtPr>
          <w:rPr>
            <w:rFonts w:cstheme="minorBidi"/>
          </w:rPr>
          <w:alias w:val="状态"/>
          <w:id w:val="-1178888196"/>
          <w:placeholder>
            <w:docPart w:val="1400DACB07FD428BA8BEC5F59EC12E56"/>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Pr="00D52E28">
            <w:rPr>
              <w:rFonts w:cstheme="minorBidi"/>
              <w:color w:val="808080"/>
            </w:rPr>
            <w:t>[</w:t>
          </w:r>
          <w:r w:rsidRPr="00D52E28">
            <w:rPr>
              <w:rFonts w:cstheme="minorBidi"/>
              <w:color w:val="808080"/>
            </w:rPr>
            <w:t>状态</w:t>
          </w:r>
          <w:r w:rsidRPr="00D52E28">
            <w:rPr>
              <w:rFonts w:cstheme="minorBidi"/>
              <w:color w:val="808080"/>
            </w:rPr>
            <w:t>]</w:t>
          </w:r>
        </w:sdtContent>
      </w:sdt>
    </w:p>
    <w:p w14:paraId="518E5447" w14:textId="77777777" w:rsidR="00D52E28" w:rsidRPr="00D52E28" w:rsidRDefault="00D52E28" w:rsidP="00D52E28">
      <w:pPr>
        <w:ind w:firstLineChars="200" w:firstLine="480"/>
        <w:jc w:val="right"/>
      </w:pPr>
    </w:p>
    <w:p w14:paraId="5C43FF75" w14:textId="77777777" w:rsidR="00D52E28" w:rsidRPr="00D52E28" w:rsidRDefault="00D52E28" w:rsidP="00D52E28">
      <w:pPr>
        <w:ind w:firstLineChars="200" w:firstLine="480"/>
        <w:rPr>
          <w:rFonts w:cstheme="minorBidi"/>
        </w:rPr>
      </w:pPr>
    </w:p>
    <w:p w14:paraId="37AC1946" w14:textId="77777777" w:rsidR="00D52E28" w:rsidRPr="00D52E28" w:rsidRDefault="00D52E28" w:rsidP="00D52E28">
      <w:pPr>
        <w:ind w:firstLineChars="200" w:firstLine="480"/>
        <w:jc w:val="right"/>
      </w:pPr>
    </w:p>
    <w:p w14:paraId="6052703D" w14:textId="77777777" w:rsidR="00D52E28" w:rsidRPr="00D52E28" w:rsidRDefault="00D52E28" w:rsidP="00D52E28">
      <w:pPr>
        <w:spacing w:beforeLines="150" w:before="360"/>
        <w:ind w:firstLine="0"/>
        <w:jc w:val="center"/>
        <w:rPr>
          <w:rFonts w:eastAsia="黑体"/>
          <w:b/>
          <w:bCs/>
          <w:sz w:val="36"/>
          <w:szCs w:val="36"/>
        </w:rPr>
      </w:pPr>
      <w:r w:rsidRPr="00D52E28">
        <w:rPr>
          <w:rFonts w:eastAsia="黑体"/>
          <w:b/>
          <w:bCs/>
          <w:sz w:val="36"/>
          <w:szCs w:val="36"/>
        </w:rPr>
        <w:t>学位论文版权使用授权书</w:t>
      </w:r>
    </w:p>
    <w:p w14:paraId="55A8BDE2" w14:textId="77777777" w:rsidR="00D52E28" w:rsidRPr="00D52E28" w:rsidRDefault="00D52E28" w:rsidP="00D52E28">
      <w:pPr>
        <w:ind w:firstLineChars="200" w:firstLine="480"/>
        <w:rPr>
          <w:rFonts w:eastAsia="楷体_GB2312"/>
          <w:color w:val="FF0000"/>
        </w:rPr>
      </w:pPr>
    </w:p>
    <w:p w14:paraId="45896C41" w14:textId="77777777" w:rsidR="00D52E28" w:rsidRPr="00D52E28" w:rsidRDefault="00D52E28" w:rsidP="00D52E28">
      <w:pPr>
        <w:ind w:firstLineChars="200" w:firstLine="480"/>
      </w:pPr>
      <w:r w:rsidRPr="00D52E28">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440ADBB2" w14:textId="77777777" w:rsidR="00D52E28" w:rsidRPr="00D52E28" w:rsidRDefault="00D52E28" w:rsidP="00D52E28">
      <w:pPr>
        <w:ind w:firstLineChars="200" w:firstLine="480"/>
      </w:pPr>
      <w:r w:rsidRPr="00D52E28">
        <w:t>本学位论文属于</w:t>
      </w:r>
      <w:r w:rsidRPr="00D52E28">
        <w:t xml:space="preserve"> 1</w:t>
      </w:r>
      <w:r w:rsidRPr="00D52E28">
        <w:t>、保</w:t>
      </w:r>
      <w:r w:rsidRPr="00D52E28">
        <w:rPr>
          <w:rFonts w:hint="eastAsia"/>
        </w:rPr>
        <w:t xml:space="preserve"> </w:t>
      </w:r>
      <w:r w:rsidRPr="00D52E28">
        <w:t xml:space="preserve"> </w:t>
      </w:r>
      <w:r w:rsidRPr="00D52E28">
        <w:t>密</w:t>
      </w:r>
      <w:r w:rsidRPr="00D52E28">
        <w:rPr>
          <w:rFonts w:hint="eastAsia"/>
        </w:rPr>
        <w:t>□</w:t>
      </w:r>
      <w:r w:rsidRPr="00D52E28">
        <w:t>，在</w:t>
      </w:r>
      <w:r w:rsidRPr="00D52E28">
        <w:t xml:space="preserve">    </w:t>
      </w:r>
      <w:r w:rsidRPr="00D52E28">
        <w:t>年解密后适用本授权书</w:t>
      </w:r>
    </w:p>
    <w:p w14:paraId="6F9B0C96" w14:textId="77777777" w:rsidR="00D52E28" w:rsidRPr="00D52E28" w:rsidRDefault="00D52E28" w:rsidP="00D52E28">
      <w:pPr>
        <w:ind w:firstLineChars="950" w:firstLine="2280"/>
      </w:pPr>
      <w:r w:rsidRPr="00D52E28">
        <w:t>2</w:t>
      </w:r>
      <w:r w:rsidRPr="00D52E28">
        <w:t>、不保密</w:t>
      </w:r>
      <w:r w:rsidRPr="00D52E28">
        <w:sym w:font="Wingdings 2" w:char="F052"/>
      </w:r>
      <w:r w:rsidRPr="00D52E28">
        <w:t>。</w:t>
      </w:r>
    </w:p>
    <w:p w14:paraId="2A3EB6ED" w14:textId="77777777" w:rsidR="00D52E28" w:rsidRPr="00D52E28" w:rsidRDefault="00D52E28" w:rsidP="00D52E28">
      <w:pPr>
        <w:ind w:firstLineChars="900" w:firstLine="2160"/>
      </w:pPr>
      <w:r w:rsidRPr="00D52E28">
        <w:t>（请在以上相应方框内打</w:t>
      </w:r>
      <w:r w:rsidRPr="00D52E28">
        <w:t>“√”</w:t>
      </w:r>
      <w:r w:rsidRPr="00D52E28">
        <w:t>）</w:t>
      </w:r>
    </w:p>
    <w:p w14:paraId="42FC733F" w14:textId="77777777" w:rsidR="00D52E28" w:rsidRPr="00D52E28" w:rsidRDefault="00D52E28" w:rsidP="00D52E28">
      <w:pPr>
        <w:ind w:firstLineChars="900" w:firstLine="2160"/>
      </w:pPr>
    </w:p>
    <w:p w14:paraId="69DE06DC" w14:textId="77777777" w:rsidR="00D52E28" w:rsidRPr="00D52E28" w:rsidRDefault="00D52E28" w:rsidP="00D52E28">
      <w:pPr>
        <w:spacing w:line="480" w:lineRule="auto"/>
        <w:ind w:firstLineChars="200" w:firstLine="480"/>
        <w:jc w:val="right"/>
        <w:rPr>
          <w:rFonts w:eastAsia="楷体_GB2312"/>
          <w:color w:val="FF0000"/>
        </w:rPr>
      </w:pPr>
    </w:p>
    <w:p w14:paraId="05BA1100" w14:textId="77777777" w:rsidR="00D52E28" w:rsidRPr="00D52E28" w:rsidRDefault="00D52E28" w:rsidP="00D52E28">
      <w:pPr>
        <w:spacing w:line="480" w:lineRule="auto"/>
        <w:ind w:firstLineChars="200" w:firstLine="480"/>
        <w:jc w:val="right"/>
      </w:pPr>
      <w:r w:rsidRPr="00D52E28">
        <w:t>作者签名：</w:t>
      </w:r>
      <w:r w:rsidRPr="00D52E28">
        <w:t xml:space="preserve">            </w:t>
      </w:r>
      <w:sdt>
        <w:sdtPr>
          <w:rPr>
            <w:rFonts w:cstheme="minorBidi"/>
          </w:rPr>
          <w:alias w:val="状态"/>
          <w:id w:val="-247273446"/>
          <w:placeholder>
            <w:docPart w:val="6BC709763FCA41C6A22C667BC5CCCC0B"/>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Pr="00D52E28">
            <w:rPr>
              <w:rFonts w:cstheme="minorBidi"/>
              <w:color w:val="808080"/>
            </w:rPr>
            <w:t>[</w:t>
          </w:r>
          <w:r w:rsidRPr="00D52E28">
            <w:rPr>
              <w:rFonts w:cstheme="minorBidi"/>
              <w:color w:val="808080"/>
            </w:rPr>
            <w:t>状态</w:t>
          </w:r>
          <w:r w:rsidRPr="00D52E28">
            <w:rPr>
              <w:rFonts w:cstheme="minorBidi"/>
              <w:color w:val="808080"/>
            </w:rPr>
            <w:t>]</w:t>
          </w:r>
        </w:sdtContent>
      </w:sdt>
    </w:p>
    <w:p w14:paraId="4E2ACFC4" w14:textId="77777777" w:rsidR="00D52E28" w:rsidRPr="00D52E28" w:rsidRDefault="00D52E28" w:rsidP="00D52E28">
      <w:pPr>
        <w:spacing w:line="480" w:lineRule="auto"/>
        <w:ind w:firstLineChars="200" w:firstLine="480"/>
        <w:jc w:val="right"/>
      </w:pPr>
      <w:r w:rsidRPr="00D52E28">
        <w:t>导师签名：</w:t>
      </w:r>
      <w:r w:rsidRPr="00D52E28">
        <w:t xml:space="preserve">            </w:t>
      </w:r>
      <w:sdt>
        <w:sdtPr>
          <w:rPr>
            <w:rFonts w:cstheme="minorBidi"/>
          </w:rPr>
          <w:alias w:val="状态"/>
          <w:id w:val="-1775088516"/>
          <w:placeholder>
            <w:docPart w:val="FAB6C8DC1BFF4960BC532C3CE1B15902"/>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Pr="00D52E28">
            <w:rPr>
              <w:rFonts w:cstheme="minorBidi"/>
              <w:color w:val="808080"/>
            </w:rPr>
            <w:t>[</w:t>
          </w:r>
          <w:r w:rsidRPr="00D52E28">
            <w:rPr>
              <w:rFonts w:cstheme="minorBidi"/>
              <w:color w:val="808080"/>
            </w:rPr>
            <w:t>状态</w:t>
          </w:r>
          <w:r w:rsidRPr="00D52E28">
            <w:rPr>
              <w:rFonts w:cstheme="minorBidi"/>
              <w:color w:val="808080"/>
            </w:rPr>
            <w:t>]</w:t>
          </w:r>
        </w:sdtContent>
      </w:sdt>
    </w:p>
    <w:p w14:paraId="5B7176D5" w14:textId="77777777" w:rsidR="00D52E28" w:rsidRPr="00D52E28" w:rsidRDefault="00D52E28" w:rsidP="00D52E28">
      <w:pPr>
        <w:ind w:firstLineChars="200" w:firstLine="480"/>
      </w:pPr>
    </w:p>
    <w:p w14:paraId="2AE8A10C" w14:textId="77777777" w:rsidR="00D52E28" w:rsidRPr="00D52E28" w:rsidRDefault="00D52E28" w:rsidP="00D52E28">
      <w:pPr>
        <w:ind w:firstLineChars="200" w:firstLine="480"/>
      </w:pPr>
    </w:p>
    <w:p w14:paraId="1DEA853F" w14:textId="35811D34" w:rsidR="00ED221F" w:rsidRDefault="00ED221F">
      <w:pPr>
        <w:widowControl/>
        <w:adjustRightInd/>
        <w:snapToGrid/>
        <w:spacing w:line="240" w:lineRule="auto"/>
        <w:ind w:firstLine="0"/>
        <w:jc w:val="left"/>
      </w:pPr>
      <w:r>
        <w:lastRenderedPageBreak/>
        <w:br w:type="page"/>
      </w:r>
    </w:p>
    <w:p w14:paraId="354A1A40" w14:textId="77777777" w:rsidR="000F2FD8" w:rsidRPr="00D52E28" w:rsidRDefault="000F2FD8" w:rsidP="00D52E28">
      <w:pPr>
        <w:sectPr w:rsidR="000F2FD8" w:rsidRPr="00D52E28">
          <w:headerReference w:type="default" r:id="rId17"/>
          <w:footerReference w:type="default" r:id="rId18"/>
          <w:type w:val="continuous"/>
          <w:pgSz w:w="11906" w:h="16838"/>
          <w:pgMar w:top="1843" w:right="1797" w:bottom="1531" w:left="1797" w:header="1134" w:footer="1289" w:gutter="0"/>
          <w:pgNumType w:fmt="lowerRoman" w:start="1"/>
          <w:cols w:space="425"/>
          <w:docGrid w:linePitch="312"/>
        </w:sectPr>
      </w:pPr>
    </w:p>
    <w:p w14:paraId="6B3D90C8" w14:textId="07F27573" w:rsidR="000F2FD8" w:rsidRPr="000F56E3" w:rsidRDefault="00327DA5" w:rsidP="00D52E28">
      <w:pPr>
        <w:pStyle w:val="af7"/>
        <w:spacing w:before="360" w:after="240"/>
      </w:pPr>
      <w:bookmarkStart w:id="2" w:name="_Toc167152980"/>
      <w:r w:rsidRPr="000F56E3">
        <w:lastRenderedPageBreak/>
        <w:t>摘</w:t>
      </w:r>
      <w:r w:rsidRPr="000F56E3">
        <w:t xml:space="preserve">  </w:t>
      </w:r>
      <w:r w:rsidRPr="000F56E3">
        <w:t>要</w:t>
      </w:r>
      <w:bookmarkEnd w:id="2"/>
    </w:p>
    <w:p w14:paraId="238E711A" w14:textId="4A1340A2" w:rsidR="00201042" w:rsidRPr="000F56E3" w:rsidRDefault="00D122F3" w:rsidP="00D52E28">
      <w:r w:rsidRPr="000F56E3">
        <w:t>分区命名空间（</w:t>
      </w:r>
      <w:r w:rsidRPr="000F56E3">
        <w:t>Zoned Namespace</w:t>
      </w:r>
      <w:r w:rsidR="00ED3D2B" w:rsidRPr="000F56E3">
        <w:t>，</w:t>
      </w:r>
      <w:r w:rsidR="00ED3D2B" w:rsidRPr="000F56E3">
        <w:t>ZN</w:t>
      </w:r>
      <w:r w:rsidRPr="000F56E3">
        <w:t>S</w:t>
      </w:r>
      <w:r w:rsidRPr="000F56E3">
        <w:t>）</w:t>
      </w:r>
      <w:r w:rsidR="0005209E" w:rsidRPr="000F56E3">
        <w:t>固态硬盘</w:t>
      </w:r>
      <w:r w:rsidR="005403EC" w:rsidRPr="000F56E3">
        <w:t>通过区域化</w:t>
      </w:r>
      <w:r w:rsidR="00873DB6" w:rsidRPr="000F56E3">
        <w:t>管理</w:t>
      </w:r>
      <w:r w:rsidR="005403EC" w:rsidRPr="000F56E3">
        <w:t>并强制</w:t>
      </w:r>
      <w:r w:rsidR="00221DA8" w:rsidRPr="000F56E3">
        <w:t>要求</w:t>
      </w:r>
      <w:r w:rsidR="00E66CBE" w:rsidRPr="000F56E3">
        <w:t>区域</w:t>
      </w:r>
      <w:r w:rsidR="005403EC" w:rsidRPr="000F56E3">
        <w:t>（</w:t>
      </w:r>
      <w:r w:rsidR="005403EC" w:rsidRPr="000F56E3">
        <w:t>Zone</w:t>
      </w:r>
      <w:r w:rsidR="005403EC" w:rsidRPr="000F56E3">
        <w:t>）内顺序写入</w:t>
      </w:r>
      <w:r w:rsidR="00873DB6" w:rsidRPr="000F56E3">
        <w:t>，有效解决了传统</w:t>
      </w:r>
      <w:r w:rsidR="00873DB6" w:rsidRPr="000F56E3">
        <w:t>SSD</w:t>
      </w:r>
      <w:r w:rsidR="001460A2" w:rsidRPr="000F56E3">
        <w:t>的</w:t>
      </w:r>
      <w:r w:rsidR="00873DB6" w:rsidRPr="000F56E3">
        <w:t>写放大和垃圾回收</w:t>
      </w:r>
      <w:r w:rsidR="00385E62" w:rsidRPr="000F56E3">
        <w:t>开销</w:t>
      </w:r>
      <w:r w:rsidR="00606D2B" w:rsidRPr="000F56E3">
        <w:t>过高</w:t>
      </w:r>
      <w:r w:rsidR="00873DB6" w:rsidRPr="000F56E3">
        <w:t>等问题</w:t>
      </w:r>
      <w:r w:rsidR="004B5CCE" w:rsidRPr="000F56E3">
        <w:t>。相较于传统</w:t>
      </w:r>
      <w:r w:rsidR="004B5CCE" w:rsidRPr="000F56E3">
        <w:t>SSD</w:t>
      </w:r>
      <w:r w:rsidR="001460A2" w:rsidRPr="000F56E3">
        <w:t>，</w:t>
      </w:r>
      <w:r w:rsidR="001460A2" w:rsidRPr="000F56E3">
        <w:t>ZN</w:t>
      </w:r>
      <w:r w:rsidR="001F1148" w:rsidRPr="000F56E3">
        <w:t>S SSD</w:t>
      </w:r>
      <w:r w:rsidR="00C80FD0" w:rsidRPr="000F56E3">
        <w:t>拥有</w:t>
      </w:r>
      <w:r w:rsidR="004B5CCE" w:rsidRPr="000F56E3">
        <w:t>更高的</w:t>
      </w:r>
      <w:r w:rsidR="00C13EA1" w:rsidRPr="000F56E3">
        <w:t>吞吐量</w:t>
      </w:r>
      <w:r w:rsidR="00615A74" w:rsidRPr="000F56E3">
        <w:t>，</w:t>
      </w:r>
      <w:r w:rsidR="004B5CCE" w:rsidRPr="000F56E3">
        <w:t>更低更稳定</w:t>
      </w:r>
      <w:r w:rsidR="006C2B0B" w:rsidRPr="000F56E3">
        <w:t>的</w:t>
      </w:r>
      <w:r w:rsidR="00C13EA1" w:rsidRPr="000F56E3">
        <w:t>延迟</w:t>
      </w:r>
      <w:r w:rsidR="00FF7A96" w:rsidRPr="000F56E3">
        <w:t>和更长的</w:t>
      </w:r>
      <w:r w:rsidR="008B0E34" w:rsidRPr="000F56E3">
        <w:t>寿命</w:t>
      </w:r>
      <w:r w:rsidR="00C476DE" w:rsidRPr="000F56E3">
        <w:t>。</w:t>
      </w:r>
      <w:r w:rsidR="00292C79">
        <w:rPr>
          <w:rFonts w:hint="eastAsia"/>
        </w:rPr>
        <w:t>然而，</w:t>
      </w:r>
      <w:r w:rsidR="002B1407">
        <w:rPr>
          <w:rFonts w:hint="eastAsia"/>
        </w:rPr>
        <w:t>现有工作大多基于模拟器</w:t>
      </w:r>
      <w:r w:rsidR="00BC6B10">
        <w:rPr>
          <w:rFonts w:hint="eastAsia"/>
        </w:rPr>
        <w:t>实现</w:t>
      </w:r>
      <w:r w:rsidR="002B1407">
        <w:rPr>
          <w:rFonts w:hint="eastAsia"/>
        </w:rPr>
        <w:t>，</w:t>
      </w:r>
      <w:r w:rsidR="001E2D53">
        <w:rPr>
          <w:rFonts w:hint="eastAsia"/>
        </w:rPr>
        <w:t>得到的结论</w:t>
      </w:r>
      <w:r w:rsidR="00722FF7">
        <w:rPr>
          <w:rFonts w:hint="eastAsia"/>
        </w:rPr>
        <w:t>可能与</w:t>
      </w:r>
      <w:r w:rsidR="0071038B">
        <w:rPr>
          <w:rFonts w:hint="eastAsia"/>
        </w:rPr>
        <w:t>实践</w:t>
      </w:r>
      <w:r w:rsidR="00722FF7">
        <w:rPr>
          <w:rFonts w:hint="eastAsia"/>
        </w:rPr>
        <w:t>不符</w:t>
      </w:r>
      <w:r w:rsidR="0071038B">
        <w:rPr>
          <w:rFonts w:hint="eastAsia"/>
        </w:rPr>
        <w:t>；</w:t>
      </w:r>
      <w:r w:rsidR="004C5338">
        <w:rPr>
          <w:rFonts w:hint="eastAsia"/>
        </w:rPr>
        <w:t>另一方面</w:t>
      </w:r>
      <w:r w:rsidR="00DA2763">
        <w:rPr>
          <w:rFonts w:hint="eastAsia"/>
        </w:rPr>
        <w:t>，</w:t>
      </w:r>
      <w:r w:rsidR="00636C0F">
        <w:rPr>
          <w:rFonts w:hint="eastAsia"/>
        </w:rPr>
        <w:t>现有</w:t>
      </w:r>
      <w:r w:rsidR="00790367">
        <w:rPr>
          <w:rFonts w:hint="eastAsia"/>
        </w:rPr>
        <w:t>适配工作</w:t>
      </w:r>
      <w:r w:rsidR="005071BE">
        <w:rPr>
          <w:rFonts w:hint="eastAsia"/>
        </w:rPr>
        <w:t>未能充分发挥</w:t>
      </w:r>
      <w:r w:rsidR="005071BE">
        <w:rPr>
          <w:rFonts w:hint="eastAsia"/>
        </w:rPr>
        <w:t>Z</w:t>
      </w:r>
      <w:r w:rsidR="005071BE">
        <w:t>NS</w:t>
      </w:r>
      <w:r w:rsidR="005071BE">
        <w:rPr>
          <w:rFonts w:hint="eastAsia"/>
        </w:rPr>
        <w:t>的性能。</w:t>
      </w:r>
    </w:p>
    <w:p w14:paraId="7E511B8A" w14:textId="3AF59223" w:rsidR="00150244" w:rsidRPr="000F56E3" w:rsidRDefault="005442A3" w:rsidP="00D52E28">
      <w:r w:rsidRPr="000F56E3">
        <w:t>本文基于对</w:t>
      </w:r>
      <w:r w:rsidR="009A14FA">
        <w:rPr>
          <w:rFonts w:hint="eastAsia"/>
        </w:rPr>
        <w:t>Z</w:t>
      </w:r>
      <w:r w:rsidR="009A14FA">
        <w:t>NS</w:t>
      </w:r>
      <w:r w:rsidR="009A14FA">
        <w:rPr>
          <w:rFonts w:hint="eastAsia"/>
        </w:rPr>
        <w:t>模拟器</w:t>
      </w:r>
      <w:r w:rsidR="002A7281">
        <w:rPr>
          <w:rFonts w:hint="eastAsia"/>
        </w:rPr>
        <w:t>和</w:t>
      </w:r>
      <w:r w:rsidRPr="000F56E3">
        <w:t>真实</w:t>
      </w:r>
      <w:r w:rsidRPr="000F56E3">
        <w:t>ZNS</w:t>
      </w:r>
      <w:r w:rsidRPr="000F56E3">
        <w:t>设备的</w:t>
      </w:r>
      <w:r w:rsidR="000677F8">
        <w:rPr>
          <w:rFonts w:hint="eastAsia"/>
        </w:rPr>
        <w:t>对比</w:t>
      </w:r>
      <w:r w:rsidRPr="000F56E3">
        <w:t>测试</w:t>
      </w:r>
      <w:r w:rsidR="00DF23DD">
        <w:rPr>
          <w:rFonts w:hint="eastAsia"/>
        </w:rPr>
        <w:t>与</w:t>
      </w:r>
      <w:r w:rsidRPr="000F56E3">
        <w:t>评估，</w:t>
      </w:r>
      <w:r w:rsidR="00683F95" w:rsidRPr="000F56E3">
        <w:t>结合</w:t>
      </w:r>
      <w:r w:rsidRPr="000F56E3">
        <w:t>对</w:t>
      </w:r>
      <w:r w:rsidR="0080206C" w:rsidRPr="000F56E3">
        <w:t>日志式合并树</w:t>
      </w:r>
      <w:r w:rsidRPr="000F56E3">
        <w:t>存储模型和对</w:t>
      </w:r>
      <w:r w:rsidRPr="000F56E3">
        <w:t>RocksDB</w:t>
      </w:r>
      <w:r w:rsidRPr="000F56E3">
        <w:t>存储引擎的</w:t>
      </w:r>
      <w:r w:rsidR="00DB2349" w:rsidRPr="000F56E3">
        <w:t>深入</w:t>
      </w:r>
      <w:r w:rsidR="001F26F6" w:rsidRPr="000F56E3">
        <w:t>剖析</w:t>
      </w:r>
      <w:r w:rsidRPr="000F56E3">
        <w:t>，</w:t>
      </w:r>
      <w:r w:rsidR="003A0BC6" w:rsidRPr="000F56E3">
        <w:t>提出一种</w:t>
      </w:r>
      <w:r w:rsidR="000D5B2F" w:rsidRPr="000F56E3">
        <w:t>区域追加</w:t>
      </w:r>
      <w:r w:rsidR="00BD2EA3" w:rsidRPr="000F56E3">
        <w:t>感知</w:t>
      </w:r>
      <w:r w:rsidR="000D5B2F" w:rsidRPr="000F56E3">
        <w:t>型</w:t>
      </w:r>
      <w:r w:rsidR="00935B28" w:rsidRPr="000F56E3">
        <w:t>写前日志</w:t>
      </w:r>
      <w:r w:rsidR="00CA3A68" w:rsidRPr="000F56E3">
        <w:t>A2-WAL</w:t>
      </w:r>
      <w:r w:rsidR="00400B08" w:rsidRPr="000F56E3">
        <w:t>（</w:t>
      </w:r>
      <w:r w:rsidR="00400B08" w:rsidRPr="000F56E3">
        <w:t>Append-Aware Write-Ahead Log</w:t>
      </w:r>
      <w:r w:rsidR="00400B08" w:rsidRPr="000F56E3">
        <w:t>）</w:t>
      </w:r>
      <w:r w:rsidR="00935B28" w:rsidRPr="000F56E3">
        <w:t>，并</w:t>
      </w:r>
      <w:r w:rsidR="000D424D" w:rsidRPr="000F56E3">
        <w:t>实现了</w:t>
      </w:r>
      <w:r w:rsidR="007B6266" w:rsidRPr="000F56E3">
        <w:t>ZAFS</w:t>
      </w:r>
      <w:r w:rsidR="007B6266" w:rsidRPr="000F56E3">
        <w:t>（</w:t>
      </w:r>
      <w:r w:rsidR="007B6266" w:rsidRPr="000F56E3">
        <w:t>Zone-Append File System</w:t>
      </w:r>
      <w:r w:rsidR="007B6266" w:rsidRPr="000F56E3">
        <w:t>）</w:t>
      </w:r>
      <w:r w:rsidR="0061146D" w:rsidRPr="000F56E3">
        <w:t>，</w:t>
      </w:r>
      <w:r w:rsidR="00935B28" w:rsidRPr="000F56E3">
        <w:t>一个基于</w:t>
      </w:r>
      <w:r w:rsidR="00935B28" w:rsidRPr="000F56E3">
        <w:t>SPDK</w:t>
      </w:r>
      <w:r w:rsidR="00935B28" w:rsidRPr="000F56E3">
        <w:t>的</w:t>
      </w:r>
      <w:r w:rsidR="00935B28" w:rsidRPr="000F56E3">
        <w:t>ZNS</w:t>
      </w:r>
      <w:r w:rsidR="00695E90">
        <w:rPr>
          <w:rFonts w:hint="eastAsia"/>
        </w:rPr>
        <w:t>专用</w:t>
      </w:r>
      <w:r w:rsidR="00935B28" w:rsidRPr="000F56E3">
        <w:t>文件系统</w:t>
      </w:r>
      <w:r w:rsidR="0060256B" w:rsidRPr="000F56E3">
        <w:t>。</w:t>
      </w:r>
      <w:r w:rsidR="000B0FA6" w:rsidRPr="000F56E3">
        <w:t>通过引入</w:t>
      </w:r>
      <w:r w:rsidR="000B0FA6" w:rsidRPr="000F56E3">
        <w:t>SPDK</w:t>
      </w:r>
      <w:r w:rsidR="000B0FA6" w:rsidRPr="000F56E3">
        <w:t>技术，</w:t>
      </w:r>
      <w:r w:rsidR="00CB0B8B" w:rsidRPr="000F56E3">
        <w:t>利用</w:t>
      </w:r>
      <w:r w:rsidR="000B0FA6" w:rsidRPr="000F56E3">
        <w:t>区</w:t>
      </w:r>
      <w:r w:rsidR="009179F8">
        <w:rPr>
          <w:rFonts w:hint="eastAsia"/>
        </w:rPr>
        <w:t>域</w:t>
      </w:r>
      <w:r w:rsidR="000B0FA6" w:rsidRPr="000F56E3">
        <w:t>追加命令和</w:t>
      </w:r>
      <w:r w:rsidR="00CA3A68" w:rsidRPr="000F56E3">
        <w:t>A2-WAL</w:t>
      </w:r>
      <w:r w:rsidR="00E42C28" w:rsidRPr="000F56E3">
        <w:t>的异步写入机制</w:t>
      </w:r>
      <w:r w:rsidR="00AA2215" w:rsidRPr="000F56E3">
        <w:t>，</w:t>
      </w:r>
      <w:r w:rsidR="00633F82">
        <w:rPr>
          <w:rFonts w:hint="eastAsia"/>
        </w:rPr>
        <w:t>能够</w:t>
      </w:r>
      <w:r w:rsidR="002C53DC" w:rsidRPr="000F56E3">
        <w:t>有效解决</w:t>
      </w:r>
      <w:r w:rsidR="000230C3" w:rsidRPr="000F56E3">
        <w:t>RocksDB</w:t>
      </w:r>
      <w:r w:rsidR="000230C3" w:rsidRPr="000F56E3">
        <w:t>在</w:t>
      </w:r>
      <w:r w:rsidR="00AA2B55" w:rsidRPr="000F56E3">
        <w:t>高</w:t>
      </w:r>
      <w:r w:rsidR="002C53DC" w:rsidRPr="000F56E3">
        <w:t>写入</w:t>
      </w:r>
      <w:r w:rsidR="00AA2B55" w:rsidRPr="000F56E3">
        <w:t>场景</w:t>
      </w:r>
      <w:r w:rsidR="002C53DC" w:rsidRPr="000F56E3">
        <w:t>下</w:t>
      </w:r>
      <w:r w:rsidR="00321464" w:rsidRPr="000F56E3">
        <w:t>由于</w:t>
      </w:r>
      <w:r w:rsidR="00321464" w:rsidRPr="000F56E3">
        <w:t>WAL</w:t>
      </w:r>
      <w:r w:rsidR="00495CC3" w:rsidRPr="000F56E3">
        <w:t>串行写</w:t>
      </w:r>
      <w:r w:rsidR="009B62B5" w:rsidRPr="000F56E3">
        <w:t>入</w:t>
      </w:r>
      <w:r w:rsidR="00321464" w:rsidRPr="000F56E3">
        <w:t>导致</w:t>
      </w:r>
      <w:r w:rsidR="00C224E3" w:rsidRPr="000F56E3">
        <w:t>的</w:t>
      </w:r>
      <w:r w:rsidR="0074003A" w:rsidRPr="000F56E3">
        <w:t>性能瓶颈</w:t>
      </w:r>
      <w:r w:rsidR="00633F82">
        <w:rPr>
          <w:rFonts w:hint="eastAsia"/>
        </w:rPr>
        <w:t>问题</w:t>
      </w:r>
      <w:r w:rsidR="002C53DC" w:rsidRPr="000F56E3">
        <w:t>。</w:t>
      </w:r>
    </w:p>
    <w:p w14:paraId="748F9877" w14:textId="16619DDE" w:rsidR="00747867" w:rsidRPr="000F56E3" w:rsidRDefault="00633F82" w:rsidP="00D52E28">
      <w:r>
        <w:rPr>
          <w:rFonts w:hint="eastAsia"/>
        </w:rPr>
        <w:t>通过</w:t>
      </w:r>
      <w:r w:rsidR="00A64293" w:rsidRPr="000F56E3">
        <w:t>实验，</w:t>
      </w:r>
      <w:r>
        <w:rPr>
          <w:rFonts w:hint="eastAsia"/>
        </w:rPr>
        <w:t>获得了</w:t>
      </w:r>
      <w:r w:rsidR="00A64293" w:rsidRPr="000F56E3">
        <w:t>ZNS SSD</w:t>
      </w:r>
      <w:r w:rsidR="00A64293" w:rsidRPr="000F56E3">
        <w:t>硬件测试</w:t>
      </w:r>
      <w:r>
        <w:rPr>
          <w:rFonts w:hint="eastAsia"/>
        </w:rPr>
        <w:t>数据</w:t>
      </w:r>
      <w:r w:rsidR="00A64293" w:rsidRPr="000F56E3">
        <w:t>，</w:t>
      </w:r>
      <w:r>
        <w:rPr>
          <w:rFonts w:hint="eastAsia"/>
        </w:rPr>
        <w:t>并基于此</w:t>
      </w:r>
      <w:r w:rsidR="00A64293" w:rsidRPr="000F56E3">
        <w:t>探讨了</w:t>
      </w:r>
      <w:r w:rsidR="00A64293" w:rsidRPr="000F56E3">
        <w:t>ZNS SSD</w:t>
      </w:r>
      <w:r w:rsidR="00A64293" w:rsidRPr="000F56E3">
        <w:t>的设计理念和参数选择</w:t>
      </w:r>
      <w:r>
        <w:rPr>
          <w:rFonts w:hint="eastAsia"/>
        </w:rPr>
        <w:t>，</w:t>
      </w:r>
      <w:r w:rsidR="00A64293" w:rsidRPr="000F56E3">
        <w:t>对</w:t>
      </w:r>
      <w:r w:rsidR="00A64293" w:rsidRPr="000F56E3">
        <w:t>ZAFS</w:t>
      </w:r>
      <w:r>
        <w:rPr>
          <w:rFonts w:hint="eastAsia"/>
        </w:rPr>
        <w:t>的有效性</w:t>
      </w:r>
      <w:r w:rsidR="00A64293" w:rsidRPr="000F56E3">
        <w:t>进行</w:t>
      </w:r>
      <w:r>
        <w:rPr>
          <w:rFonts w:hint="eastAsia"/>
        </w:rPr>
        <w:t>了</w:t>
      </w:r>
      <w:r w:rsidR="00A64293" w:rsidRPr="000F56E3">
        <w:t>评估</w:t>
      </w:r>
      <w:r>
        <w:rPr>
          <w:rFonts w:hint="eastAsia"/>
        </w:rPr>
        <w:t>和</w:t>
      </w:r>
      <w:r w:rsidR="00A64293" w:rsidRPr="000F56E3">
        <w:t>验证。结果表明，</w:t>
      </w:r>
      <w:r>
        <w:rPr>
          <w:rFonts w:hint="eastAsia"/>
        </w:rPr>
        <w:t>相比于</w:t>
      </w:r>
      <w:r w:rsidR="00CF77C5">
        <w:rPr>
          <w:rFonts w:hint="eastAsia"/>
        </w:rPr>
        <w:t>ZenFS</w:t>
      </w:r>
      <w:r>
        <w:rPr>
          <w:rFonts w:hint="eastAsia"/>
        </w:rPr>
        <w:t>，</w:t>
      </w:r>
      <w:r w:rsidR="00A64293" w:rsidRPr="000F56E3">
        <w:t xml:space="preserve">ZAFS </w:t>
      </w:r>
      <w:r>
        <w:rPr>
          <w:rFonts w:hint="eastAsia"/>
        </w:rPr>
        <w:t>使</w:t>
      </w:r>
      <w:r w:rsidR="00A64293" w:rsidRPr="000F56E3">
        <w:t>吞吐量提升了</w:t>
      </w:r>
      <w:r w:rsidR="00A64293" w:rsidRPr="000F56E3">
        <w:t>1.9~3.5</w:t>
      </w:r>
      <w:r w:rsidR="00A64293" w:rsidRPr="000F56E3">
        <w:t>倍</w:t>
      </w:r>
      <w:r w:rsidR="00647542">
        <w:rPr>
          <w:rFonts w:hint="eastAsia"/>
        </w:rPr>
        <w:t>。</w:t>
      </w:r>
      <w:r w:rsidR="00DE5798">
        <w:rPr>
          <w:rFonts w:hint="eastAsia"/>
        </w:rPr>
        <w:t>此外</w:t>
      </w:r>
      <w:r>
        <w:rPr>
          <w:rFonts w:hint="eastAsia"/>
        </w:rPr>
        <w:t>，</w:t>
      </w:r>
      <w:r w:rsidR="00DE5798">
        <w:rPr>
          <w:rFonts w:hint="eastAsia"/>
        </w:rPr>
        <w:t>改进虽然增加了</w:t>
      </w:r>
      <w:r w:rsidR="00DE5798" w:rsidRPr="000F56E3">
        <w:t>WAL</w:t>
      </w:r>
      <w:r w:rsidR="00DE5798">
        <w:rPr>
          <w:rFonts w:hint="eastAsia"/>
        </w:rPr>
        <w:t>文件大小，但在灾害恢复时，</w:t>
      </w:r>
      <w:r w:rsidR="00A64293" w:rsidRPr="000F56E3">
        <w:t>数据恢复时间最多</w:t>
      </w:r>
      <w:r>
        <w:rPr>
          <w:rFonts w:hint="eastAsia"/>
        </w:rPr>
        <w:t>能够</w:t>
      </w:r>
      <w:r w:rsidR="00A64293" w:rsidRPr="000F56E3">
        <w:t>降低</w:t>
      </w:r>
      <w:r w:rsidR="00A64293" w:rsidRPr="000F56E3">
        <w:t>6.7</w:t>
      </w:r>
      <w:r w:rsidR="00A64293" w:rsidRPr="000F56E3">
        <w:t>倍。</w:t>
      </w:r>
    </w:p>
    <w:p w14:paraId="4F5281E7" w14:textId="77777777" w:rsidR="001B33D8" w:rsidRPr="000F56E3" w:rsidRDefault="001B33D8" w:rsidP="00D52E28"/>
    <w:p w14:paraId="46AA07E0" w14:textId="5976E385" w:rsidR="000F2FD8" w:rsidRPr="000F56E3" w:rsidRDefault="00327DA5" w:rsidP="00D52E28">
      <w:r w:rsidRPr="000F56E3">
        <w:rPr>
          <w:rFonts w:eastAsia="黑体"/>
          <w:b/>
          <w:sz w:val="28"/>
          <w:szCs w:val="28"/>
        </w:rPr>
        <w:t>关键词</w:t>
      </w:r>
      <w:r w:rsidRPr="000F56E3">
        <w:t>：</w:t>
      </w:r>
      <w:r w:rsidR="00186731" w:rsidRPr="000F56E3">
        <w:t>分区命名空间固态硬盘</w:t>
      </w:r>
      <w:r w:rsidR="00ED2443" w:rsidRPr="000F56E3">
        <w:t>；</w:t>
      </w:r>
      <w:r w:rsidR="00314C51" w:rsidRPr="000F56E3">
        <w:t>日志式合并树</w:t>
      </w:r>
      <w:r w:rsidR="00461BFA" w:rsidRPr="000F56E3">
        <w:t>；</w:t>
      </w:r>
      <w:r w:rsidR="00EA76A9" w:rsidRPr="000F56E3">
        <w:t>写前日志</w:t>
      </w:r>
      <w:r w:rsidR="000B1B7A" w:rsidRPr="000F56E3">
        <w:t>；</w:t>
      </w:r>
      <w:r w:rsidR="00314C51" w:rsidRPr="000F56E3">
        <w:t>键值存储</w:t>
      </w:r>
      <w:r w:rsidR="009B4822" w:rsidRPr="000F56E3">
        <w:t>；</w:t>
      </w:r>
      <w:r w:rsidR="00452402" w:rsidRPr="000F56E3">
        <w:t>文件系统</w:t>
      </w:r>
    </w:p>
    <w:p w14:paraId="1AE5E900" w14:textId="77777777" w:rsidR="000F2FD8" w:rsidRPr="000F56E3" w:rsidRDefault="000F2FD8" w:rsidP="00D52E28"/>
    <w:p w14:paraId="01285D20" w14:textId="77777777" w:rsidR="000F2FD8" w:rsidRPr="000F56E3" w:rsidRDefault="000F2FD8" w:rsidP="00D52E28"/>
    <w:p w14:paraId="048949FA" w14:textId="77777777" w:rsidR="000F2FD8" w:rsidRPr="000F56E3" w:rsidRDefault="000F2FD8" w:rsidP="00D52E28">
      <w:bookmarkStart w:id="3" w:name="_Toc452327432"/>
      <w:bookmarkStart w:id="4" w:name="_Toc451934677"/>
      <w:bookmarkStart w:id="5" w:name="_Toc452327266"/>
      <w:bookmarkStart w:id="6" w:name="_Toc451934034"/>
    </w:p>
    <w:p w14:paraId="21E7BBE3" w14:textId="77777777" w:rsidR="000F2FD8" w:rsidRPr="000F56E3" w:rsidRDefault="000F2FD8" w:rsidP="00D52E28"/>
    <w:p w14:paraId="521FBE0D" w14:textId="77777777" w:rsidR="000F2FD8" w:rsidRPr="000F56E3" w:rsidRDefault="000F2FD8" w:rsidP="00D52E28"/>
    <w:p w14:paraId="26CAD752" w14:textId="77777777" w:rsidR="000F2FD8" w:rsidRPr="000F56E3" w:rsidRDefault="000F2FD8" w:rsidP="00D52E28"/>
    <w:p w14:paraId="4EB337CF" w14:textId="77777777" w:rsidR="000F2FD8" w:rsidRPr="000F56E3" w:rsidRDefault="000F2FD8" w:rsidP="00D52E28">
      <w:pPr>
        <w:sectPr w:rsidR="000F2FD8" w:rsidRPr="000F56E3">
          <w:type w:val="oddPage"/>
          <w:pgSz w:w="11906" w:h="16838"/>
          <w:pgMar w:top="1843" w:right="1797" w:bottom="1531" w:left="1797" w:header="1134" w:footer="1231" w:gutter="0"/>
          <w:pgNumType w:fmt="upperRoman" w:start="1"/>
          <w:cols w:space="425"/>
          <w:docGrid w:linePitch="312"/>
        </w:sectPr>
      </w:pPr>
    </w:p>
    <w:p w14:paraId="4C70E3EE" w14:textId="267EC38F" w:rsidR="000F2FD8" w:rsidRPr="000F56E3" w:rsidRDefault="00327DA5" w:rsidP="00D52E28">
      <w:pPr>
        <w:pStyle w:val="af7"/>
        <w:spacing w:before="360" w:after="240"/>
      </w:pPr>
      <w:bookmarkStart w:id="7" w:name="_Toc167152981"/>
      <w:r w:rsidRPr="000F56E3">
        <w:lastRenderedPageBreak/>
        <w:t>Abstract</w:t>
      </w:r>
      <w:bookmarkEnd w:id="3"/>
      <w:bookmarkEnd w:id="4"/>
      <w:bookmarkEnd w:id="5"/>
      <w:bookmarkEnd w:id="6"/>
      <w:bookmarkEnd w:id="7"/>
    </w:p>
    <w:p w14:paraId="309D33B1" w14:textId="35FB419C" w:rsidR="00EF263F" w:rsidRPr="000F56E3" w:rsidRDefault="003E23DA" w:rsidP="00D52E28">
      <w:r w:rsidRPr="003E23DA">
        <w:t>The Zoned Namespace (ZNS) solid-state drive (SSD) resolves the write amplification and garbage collection overhead issues inherent in traditional SSDs by managing data through zoned namespace and enforcing sequential writes within each zone. Compared to traditional SSDs, ZNS SSDs exhibit higher throughput, lower and more stable latency, and longer lifetimes. However, most existing works are based on simulator implementations, which may not reflect real-world scenarios; furthermore, adapting applications to utilize ZNS's hardware features is essential, but existing adaptations fail to fully exploit ZNS's performance.</w:t>
      </w:r>
    </w:p>
    <w:p w14:paraId="4B9A83ED" w14:textId="0F4F1FA9" w:rsidR="00B73CA1" w:rsidRPr="000F56E3" w:rsidRDefault="00B73CA1" w:rsidP="00D52E28">
      <w:r w:rsidRPr="00B73CA1">
        <w:t>This paper presents a comparative evaluation of ZNS simulators and real ZNS devices, combined with an in-depth analysis of log-structured merge trees and the RocksDB storage engine. We propose an append-aware write-ahead log (A2-WAL) that takes into account zone appending, and implement ZAFS (Zone-Append File System), a ZNS-specific file system based on SPDK. By leveraging SPDK technology, we utilize zone appending commands and A2-WAL's asynchronous writing mechanism to effectively address the performance bottleneck issue caused by RocksDB's serial write-ahead logging in high-write scenarios.</w:t>
      </w:r>
    </w:p>
    <w:p w14:paraId="366C043B" w14:textId="21F41021" w:rsidR="00AD2DBF" w:rsidRPr="000F56E3" w:rsidRDefault="00EF7819" w:rsidP="00D52E28">
      <w:r w:rsidRPr="00EF7819">
        <w:t>Through experiments, we obtain ZNS SSD hardware test data and explore the design principles and parameter selection of ZNS SSDs, evaluating and validating the effectiveness of ZAFS. The results show that, compared to ZenFS, ZAFS achieves a throughput improvement of 1.9-3.5 times. Moreover, although A2-WAL increases file size, the data recovery time can be reduced by up to 6.7 times in disaster recovery scenarios.</w:t>
      </w:r>
    </w:p>
    <w:p w14:paraId="79425DBE" w14:textId="77777777" w:rsidR="00F80A88" w:rsidRPr="000F56E3" w:rsidRDefault="00F80A88" w:rsidP="00D52E28"/>
    <w:p w14:paraId="179153E3" w14:textId="77777777" w:rsidR="00271BC5" w:rsidRPr="000F56E3" w:rsidRDefault="00F80A88" w:rsidP="00D52E28">
      <w:r w:rsidRPr="000F56E3">
        <w:rPr>
          <w:b/>
          <w:sz w:val="28"/>
          <w:szCs w:val="28"/>
        </w:rPr>
        <w:t>Keywords:</w:t>
      </w:r>
      <w:r w:rsidRPr="000F56E3">
        <w:t xml:space="preserve"> </w:t>
      </w:r>
      <w:r w:rsidR="00271BC5" w:rsidRPr="000F56E3">
        <w:t>Zoned Namespace SSD, Log-Structured Merge Tree, Write-Ahead Log, Key-Value Storage, File System</w:t>
      </w:r>
    </w:p>
    <w:p w14:paraId="021334AB" w14:textId="3D4BD713" w:rsidR="00F80A88" w:rsidRPr="000F56E3" w:rsidRDefault="00F80A88" w:rsidP="00D52E28"/>
    <w:p w14:paraId="6DD4FE75" w14:textId="77777777" w:rsidR="00F80A88" w:rsidRPr="000F56E3" w:rsidRDefault="00F80A88" w:rsidP="00D52E28"/>
    <w:p w14:paraId="45905013" w14:textId="77777777" w:rsidR="000F2FD8" w:rsidRPr="000F56E3" w:rsidRDefault="000F2FD8" w:rsidP="00D52E28">
      <w:pPr>
        <w:sectPr w:rsidR="000F2FD8" w:rsidRPr="000F56E3">
          <w:pgSz w:w="11906" w:h="16838"/>
          <w:pgMar w:top="1843" w:right="1797" w:bottom="1531" w:left="1797" w:header="1134" w:footer="1230" w:gutter="0"/>
          <w:pgNumType w:fmt="upperRoman"/>
          <w:cols w:space="425"/>
          <w:docGrid w:linePitch="312"/>
        </w:sectPr>
      </w:pPr>
    </w:p>
    <w:sdt>
      <w:sdtPr>
        <w:rPr>
          <w:rFonts w:ascii="Times New Roman" w:eastAsiaTheme="minorEastAsia" w:hAnsi="Times New Roman" w:cstheme="minorHAnsi"/>
          <w:b/>
          <w:bCs/>
          <w:kern w:val="2"/>
          <w:sz w:val="24"/>
          <w:szCs w:val="24"/>
          <w:lang w:val="zh-CN"/>
        </w:rPr>
        <w:id w:val="-1111199666"/>
        <w:docPartObj>
          <w:docPartGallery w:val="Table of Contents"/>
          <w:docPartUnique/>
        </w:docPartObj>
      </w:sdtPr>
      <w:sdtEndPr>
        <w:rPr>
          <w:rFonts w:eastAsia="黑体"/>
          <w:szCs w:val="20"/>
        </w:rPr>
      </w:sdtEndPr>
      <w:sdtContent>
        <w:p w14:paraId="4C5CD207" w14:textId="77777777" w:rsidR="000F2FD8" w:rsidRPr="000F56E3" w:rsidRDefault="00327DA5" w:rsidP="00D52E28">
          <w:pPr>
            <w:pStyle w:val="TOC10"/>
          </w:pPr>
          <w:r w:rsidRPr="000F56E3">
            <w:rPr>
              <w:lang w:val="zh-CN"/>
            </w:rPr>
            <w:t>目</w:t>
          </w:r>
          <w:r w:rsidRPr="000F56E3">
            <w:rPr>
              <w:lang w:val="zh-CN"/>
            </w:rPr>
            <w:t xml:space="preserve">  </w:t>
          </w:r>
          <w:r w:rsidRPr="000F56E3">
            <w:rPr>
              <w:lang w:val="zh-CN"/>
            </w:rPr>
            <w:t>录</w:t>
          </w:r>
        </w:p>
        <w:p w14:paraId="63079EE6" w14:textId="31D966D8" w:rsidR="00D030FD" w:rsidRDefault="00327DA5" w:rsidP="00D030FD">
          <w:pPr>
            <w:pStyle w:val="TOC1"/>
            <w:rPr>
              <w:rFonts w:asciiTheme="minorHAnsi" w:eastAsiaTheme="minorEastAsia" w:hAnsiTheme="minorHAnsi" w:cstheme="minorBidi"/>
              <w:noProof/>
              <w:sz w:val="21"/>
              <w:szCs w:val="22"/>
            </w:rPr>
          </w:pPr>
          <w:r w:rsidRPr="000F56E3">
            <w:fldChar w:fldCharType="begin"/>
          </w:r>
          <w:r w:rsidRPr="000F56E3">
            <w:instrText xml:space="preserve"> TOC \o "1-2" \h \z \u </w:instrText>
          </w:r>
          <w:r w:rsidRPr="000F56E3">
            <w:fldChar w:fldCharType="separate"/>
          </w:r>
          <w:hyperlink w:anchor="_Toc167152980" w:history="1">
            <w:r w:rsidR="00D030FD" w:rsidRPr="00FF52D8">
              <w:rPr>
                <w:rStyle w:val="afe"/>
                <w:noProof/>
              </w:rPr>
              <w:t>摘</w:t>
            </w:r>
            <w:r w:rsidR="00D030FD" w:rsidRPr="00FF52D8">
              <w:rPr>
                <w:rStyle w:val="afe"/>
                <w:noProof/>
              </w:rPr>
              <w:t xml:space="preserve">  </w:t>
            </w:r>
            <w:r w:rsidR="00D030FD" w:rsidRPr="00FF52D8">
              <w:rPr>
                <w:rStyle w:val="afe"/>
                <w:noProof/>
              </w:rPr>
              <w:t>要</w:t>
            </w:r>
            <w:r w:rsidR="00D030FD">
              <w:rPr>
                <w:noProof/>
                <w:webHidden/>
              </w:rPr>
              <w:tab/>
            </w:r>
            <w:r w:rsidR="00D030FD">
              <w:rPr>
                <w:noProof/>
                <w:webHidden/>
              </w:rPr>
              <w:fldChar w:fldCharType="begin"/>
            </w:r>
            <w:r w:rsidR="00D030FD">
              <w:rPr>
                <w:noProof/>
                <w:webHidden/>
              </w:rPr>
              <w:instrText xml:space="preserve"> PAGEREF _Toc167152980 \h </w:instrText>
            </w:r>
            <w:r w:rsidR="00D030FD">
              <w:rPr>
                <w:noProof/>
                <w:webHidden/>
              </w:rPr>
            </w:r>
            <w:r w:rsidR="00D030FD">
              <w:rPr>
                <w:noProof/>
                <w:webHidden/>
              </w:rPr>
              <w:fldChar w:fldCharType="separate"/>
            </w:r>
            <w:r w:rsidR="00D030FD">
              <w:rPr>
                <w:noProof/>
                <w:webHidden/>
              </w:rPr>
              <w:t>I</w:t>
            </w:r>
            <w:r w:rsidR="00D030FD">
              <w:rPr>
                <w:noProof/>
                <w:webHidden/>
              </w:rPr>
              <w:fldChar w:fldCharType="end"/>
            </w:r>
          </w:hyperlink>
        </w:p>
        <w:p w14:paraId="3667C40F" w14:textId="439FECD8" w:rsidR="00D030FD" w:rsidRDefault="00C54D2F" w:rsidP="00D030FD">
          <w:pPr>
            <w:pStyle w:val="TOC1"/>
            <w:rPr>
              <w:rFonts w:asciiTheme="minorHAnsi" w:eastAsiaTheme="minorEastAsia" w:hAnsiTheme="minorHAnsi" w:cstheme="minorBidi"/>
              <w:noProof/>
              <w:sz w:val="21"/>
              <w:szCs w:val="22"/>
            </w:rPr>
          </w:pPr>
          <w:hyperlink w:anchor="_Toc167152981" w:history="1">
            <w:r w:rsidR="00D030FD" w:rsidRPr="00FF52D8">
              <w:rPr>
                <w:rStyle w:val="afe"/>
                <w:noProof/>
              </w:rPr>
              <w:t>Abstract</w:t>
            </w:r>
            <w:r w:rsidR="00D030FD">
              <w:rPr>
                <w:noProof/>
                <w:webHidden/>
              </w:rPr>
              <w:tab/>
            </w:r>
            <w:r w:rsidR="00D030FD">
              <w:rPr>
                <w:noProof/>
                <w:webHidden/>
              </w:rPr>
              <w:fldChar w:fldCharType="begin"/>
            </w:r>
            <w:r w:rsidR="00D030FD">
              <w:rPr>
                <w:noProof/>
                <w:webHidden/>
              </w:rPr>
              <w:instrText xml:space="preserve"> PAGEREF _Toc167152981 \h </w:instrText>
            </w:r>
            <w:r w:rsidR="00D030FD">
              <w:rPr>
                <w:noProof/>
                <w:webHidden/>
              </w:rPr>
            </w:r>
            <w:r w:rsidR="00D030FD">
              <w:rPr>
                <w:noProof/>
                <w:webHidden/>
              </w:rPr>
              <w:fldChar w:fldCharType="separate"/>
            </w:r>
            <w:r w:rsidR="00D030FD">
              <w:rPr>
                <w:noProof/>
                <w:webHidden/>
              </w:rPr>
              <w:t>II</w:t>
            </w:r>
            <w:r w:rsidR="00D030FD">
              <w:rPr>
                <w:noProof/>
                <w:webHidden/>
              </w:rPr>
              <w:fldChar w:fldCharType="end"/>
            </w:r>
          </w:hyperlink>
        </w:p>
        <w:p w14:paraId="45D93982" w14:textId="06F690B6" w:rsidR="00D030FD" w:rsidRDefault="00C54D2F" w:rsidP="00D030FD">
          <w:pPr>
            <w:pStyle w:val="TOC1"/>
            <w:rPr>
              <w:rFonts w:asciiTheme="minorHAnsi" w:eastAsiaTheme="minorEastAsia" w:hAnsiTheme="minorHAnsi" w:cstheme="minorBidi"/>
              <w:noProof/>
              <w:sz w:val="21"/>
              <w:szCs w:val="22"/>
            </w:rPr>
          </w:pPr>
          <w:hyperlink w:anchor="_Toc167152982" w:history="1">
            <w:r w:rsidR="00D030FD" w:rsidRPr="00FF52D8">
              <w:rPr>
                <w:rStyle w:val="afe"/>
                <w:noProof/>
              </w:rPr>
              <w:t>1</w:t>
            </w:r>
            <w:r w:rsidR="00D030FD">
              <w:rPr>
                <w:rFonts w:asciiTheme="minorHAnsi" w:eastAsiaTheme="minorEastAsia" w:hAnsiTheme="minorHAnsi" w:cstheme="minorBidi"/>
                <w:noProof/>
                <w:sz w:val="21"/>
                <w:szCs w:val="22"/>
              </w:rPr>
              <w:tab/>
            </w:r>
            <w:r w:rsidR="00D030FD" w:rsidRPr="00FF52D8">
              <w:rPr>
                <w:rStyle w:val="afe"/>
                <w:noProof/>
              </w:rPr>
              <w:t>绪</w:t>
            </w:r>
            <w:r w:rsidR="00D030FD" w:rsidRPr="00FF52D8">
              <w:rPr>
                <w:rStyle w:val="afe"/>
                <w:noProof/>
              </w:rPr>
              <w:t xml:space="preserve">  </w:t>
            </w:r>
            <w:r w:rsidR="00D030FD" w:rsidRPr="00FF52D8">
              <w:rPr>
                <w:rStyle w:val="afe"/>
                <w:noProof/>
              </w:rPr>
              <w:t>论</w:t>
            </w:r>
            <w:r w:rsidR="00D030FD">
              <w:rPr>
                <w:noProof/>
                <w:webHidden/>
              </w:rPr>
              <w:tab/>
            </w:r>
            <w:r w:rsidR="00D030FD">
              <w:rPr>
                <w:noProof/>
                <w:webHidden/>
              </w:rPr>
              <w:fldChar w:fldCharType="begin"/>
            </w:r>
            <w:r w:rsidR="00D030FD">
              <w:rPr>
                <w:noProof/>
                <w:webHidden/>
              </w:rPr>
              <w:instrText xml:space="preserve"> PAGEREF _Toc167152982 \h </w:instrText>
            </w:r>
            <w:r w:rsidR="00D030FD">
              <w:rPr>
                <w:noProof/>
                <w:webHidden/>
              </w:rPr>
            </w:r>
            <w:r w:rsidR="00D030FD">
              <w:rPr>
                <w:noProof/>
                <w:webHidden/>
              </w:rPr>
              <w:fldChar w:fldCharType="separate"/>
            </w:r>
            <w:r w:rsidR="00D030FD">
              <w:rPr>
                <w:noProof/>
                <w:webHidden/>
              </w:rPr>
              <w:t>1</w:t>
            </w:r>
            <w:r w:rsidR="00D030FD">
              <w:rPr>
                <w:noProof/>
                <w:webHidden/>
              </w:rPr>
              <w:fldChar w:fldCharType="end"/>
            </w:r>
          </w:hyperlink>
        </w:p>
        <w:p w14:paraId="398003B3" w14:textId="346BA7F7" w:rsidR="00D030FD" w:rsidRDefault="00C54D2F">
          <w:pPr>
            <w:pStyle w:val="TOC2"/>
            <w:rPr>
              <w:rFonts w:asciiTheme="minorHAnsi" w:eastAsiaTheme="minorEastAsia" w:hAnsiTheme="minorHAnsi" w:cstheme="minorBidi"/>
              <w:iCs w:val="0"/>
              <w:noProof/>
              <w:sz w:val="21"/>
              <w:szCs w:val="22"/>
            </w:rPr>
          </w:pPr>
          <w:hyperlink w:anchor="_Toc167152983" w:history="1">
            <w:r w:rsidR="00D030FD" w:rsidRPr="00FF52D8">
              <w:rPr>
                <w:rStyle w:val="afe"/>
                <w:noProof/>
              </w:rPr>
              <w:t>1.1</w:t>
            </w:r>
            <w:r w:rsidR="00D030FD">
              <w:rPr>
                <w:rFonts w:asciiTheme="minorHAnsi" w:eastAsiaTheme="minorEastAsia" w:hAnsiTheme="minorHAnsi" w:cstheme="minorBidi"/>
                <w:iCs w:val="0"/>
                <w:noProof/>
                <w:sz w:val="21"/>
                <w:szCs w:val="22"/>
              </w:rPr>
              <w:tab/>
            </w:r>
            <w:r w:rsidR="00D030FD" w:rsidRPr="00FF52D8">
              <w:rPr>
                <w:rStyle w:val="afe"/>
                <w:noProof/>
              </w:rPr>
              <w:t>课题背景、目的与意义</w:t>
            </w:r>
            <w:r w:rsidR="00D030FD">
              <w:rPr>
                <w:noProof/>
                <w:webHidden/>
              </w:rPr>
              <w:tab/>
            </w:r>
            <w:r w:rsidR="00D030FD">
              <w:rPr>
                <w:noProof/>
                <w:webHidden/>
              </w:rPr>
              <w:fldChar w:fldCharType="begin"/>
            </w:r>
            <w:r w:rsidR="00D030FD">
              <w:rPr>
                <w:noProof/>
                <w:webHidden/>
              </w:rPr>
              <w:instrText xml:space="preserve"> PAGEREF _Toc167152983 \h </w:instrText>
            </w:r>
            <w:r w:rsidR="00D030FD">
              <w:rPr>
                <w:noProof/>
                <w:webHidden/>
              </w:rPr>
            </w:r>
            <w:r w:rsidR="00D030FD">
              <w:rPr>
                <w:noProof/>
                <w:webHidden/>
              </w:rPr>
              <w:fldChar w:fldCharType="separate"/>
            </w:r>
            <w:r w:rsidR="00D030FD">
              <w:rPr>
                <w:noProof/>
                <w:webHidden/>
              </w:rPr>
              <w:t>1</w:t>
            </w:r>
            <w:r w:rsidR="00D030FD">
              <w:rPr>
                <w:noProof/>
                <w:webHidden/>
              </w:rPr>
              <w:fldChar w:fldCharType="end"/>
            </w:r>
          </w:hyperlink>
        </w:p>
        <w:p w14:paraId="7F1AAAD6" w14:textId="0EB57223" w:rsidR="00D030FD" w:rsidRDefault="00C54D2F">
          <w:pPr>
            <w:pStyle w:val="TOC2"/>
            <w:rPr>
              <w:rFonts w:asciiTheme="minorHAnsi" w:eastAsiaTheme="minorEastAsia" w:hAnsiTheme="minorHAnsi" w:cstheme="minorBidi"/>
              <w:iCs w:val="0"/>
              <w:noProof/>
              <w:sz w:val="21"/>
              <w:szCs w:val="22"/>
            </w:rPr>
          </w:pPr>
          <w:hyperlink w:anchor="_Toc167152984" w:history="1">
            <w:r w:rsidR="00D030FD" w:rsidRPr="00FF52D8">
              <w:rPr>
                <w:rStyle w:val="afe"/>
                <w:noProof/>
              </w:rPr>
              <w:t>1.2</w:t>
            </w:r>
            <w:r w:rsidR="00D030FD">
              <w:rPr>
                <w:rFonts w:asciiTheme="minorHAnsi" w:eastAsiaTheme="minorEastAsia" w:hAnsiTheme="minorHAnsi" w:cstheme="minorBidi"/>
                <w:iCs w:val="0"/>
                <w:noProof/>
                <w:sz w:val="21"/>
                <w:szCs w:val="22"/>
              </w:rPr>
              <w:tab/>
            </w:r>
            <w:r w:rsidR="00D030FD" w:rsidRPr="00FF52D8">
              <w:rPr>
                <w:rStyle w:val="afe"/>
                <w:noProof/>
              </w:rPr>
              <w:t>国内外研究现状</w:t>
            </w:r>
            <w:r w:rsidR="00D030FD">
              <w:rPr>
                <w:noProof/>
                <w:webHidden/>
              </w:rPr>
              <w:tab/>
            </w:r>
            <w:r w:rsidR="00D030FD">
              <w:rPr>
                <w:noProof/>
                <w:webHidden/>
              </w:rPr>
              <w:fldChar w:fldCharType="begin"/>
            </w:r>
            <w:r w:rsidR="00D030FD">
              <w:rPr>
                <w:noProof/>
                <w:webHidden/>
              </w:rPr>
              <w:instrText xml:space="preserve"> PAGEREF _Toc167152984 \h </w:instrText>
            </w:r>
            <w:r w:rsidR="00D030FD">
              <w:rPr>
                <w:noProof/>
                <w:webHidden/>
              </w:rPr>
            </w:r>
            <w:r w:rsidR="00D030FD">
              <w:rPr>
                <w:noProof/>
                <w:webHidden/>
              </w:rPr>
              <w:fldChar w:fldCharType="separate"/>
            </w:r>
            <w:r w:rsidR="00D030FD">
              <w:rPr>
                <w:noProof/>
                <w:webHidden/>
              </w:rPr>
              <w:t>5</w:t>
            </w:r>
            <w:r w:rsidR="00D030FD">
              <w:rPr>
                <w:noProof/>
                <w:webHidden/>
              </w:rPr>
              <w:fldChar w:fldCharType="end"/>
            </w:r>
          </w:hyperlink>
        </w:p>
        <w:p w14:paraId="3D18D884" w14:textId="0D6BB85F" w:rsidR="00D030FD" w:rsidRDefault="00C54D2F">
          <w:pPr>
            <w:pStyle w:val="TOC2"/>
            <w:rPr>
              <w:rFonts w:asciiTheme="minorHAnsi" w:eastAsiaTheme="minorEastAsia" w:hAnsiTheme="minorHAnsi" w:cstheme="minorBidi"/>
              <w:iCs w:val="0"/>
              <w:noProof/>
              <w:sz w:val="21"/>
              <w:szCs w:val="22"/>
            </w:rPr>
          </w:pPr>
          <w:hyperlink w:anchor="_Toc167152985" w:history="1">
            <w:r w:rsidR="00D030FD" w:rsidRPr="00FF52D8">
              <w:rPr>
                <w:rStyle w:val="afe"/>
                <w:noProof/>
              </w:rPr>
              <w:t>1.3</w:t>
            </w:r>
            <w:r w:rsidR="00D030FD">
              <w:rPr>
                <w:rFonts w:asciiTheme="minorHAnsi" w:eastAsiaTheme="minorEastAsia" w:hAnsiTheme="minorHAnsi" w:cstheme="minorBidi"/>
                <w:iCs w:val="0"/>
                <w:noProof/>
                <w:sz w:val="21"/>
                <w:szCs w:val="22"/>
              </w:rPr>
              <w:tab/>
            </w:r>
            <w:r w:rsidR="00D030FD" w:rsidRPr="00FF52D8">
              <w:rPr>
                <w:rStyle w:val="afe"/>
                <w:noProof/>
              </w:rPr>
              <w:t>论文的主要内容与结构</w:t>
            </w:r>
            <w:r w:rsidR="00D030FD">
              <w:rPr>
                <w:noProof/>
                <w:webHidden/>
              </w:rPr>
              <w:tab/>
            </w:r>
            <w:r w:rsidR="00D030FD">
              <w:rPr>
                <w:noProof/>
                <w:webHidden/>
              </w:rPr>
              <w:fldChar w:fldCharType="begin"/>
            </w:r>
            <w:r w:rsidR="00D030FD">
              <w:rPr>
                <w:noProof/>
                <w:webHidden/>
              </w:rPr>
              <w:instrText xml:space="preserve"> PAGEREF _Toc167152985 \h </w:instrText>
            </w:r>
            <w:r w:rsidR="00D030FD">
              <w:rPr>
                <w:noProof/>
                <w:webHidden/>
              </w:rPr>
            </w:r>
            <w:r w:rsidR="00D030FD">
              <w:rPr>
                <w:noProof/>
                <w:webHidden/>
              </w:rPr>
              <w:fldChar w:fldCharType="separate"/>
            </w:r>
            <w:r w:rsidR="00D030FD">
              <w:rPr>
                <w:noProof/>
                <w:webHidden/>
              </w:rPr>
              <w:t>8</w:t>
            </w:r>
            <w:r w:rsidR="00D030FD">
              <w:rPr>
                <w:noProof/>
                <w:webHidden/>
              </w:rPr>
              <w:fldChar w:fldCharType="end"/>
            </w:r>
          </w:hyperlink>
        </w:p>
        <w:p w14:paraId="7D3714B2" w14:textId="00CE8821" w:rsidR="00D030FD" w:rsidRDefault="00C54D2F" w:rsidP="00D030FD">
          <w:pPr>
            <w:pStyle w:val="TOC1"/>
            <w:rPr>
              <w:rFonts w:asciiTheme="minorHAnsi" w:eastAsiaTheme="minorEastAsia" w:hAnsiTheme="minorHAnsi" w:cstheme="minorBidi"/>
              <w:noProof/>
              <w:sz w:val="21"/>
              <w:szCs w:val="22"/>
            </w:rPr>
          </w:pPr>
          <w:hyperlink w:anchor="_Toc167152986" w:history="1">
            <w:r w:rsidR="00D030FD" w:rsidRPr="00FF52D8">
              <w:rPr>
                <w:rStyle w:val="afe"/>
                <w:noProof/>
              </w:rPr>
              <w:t>2</w:t>
            </w:r>
            <w:r w:rsidR="00D030FD">
              <w:rPr>
                <w:rFonts w:asciiTheme="minorHAnsi" w:eastAsiaTheme="minorEastAsia" w:hAnsiTheme="minorHAnsi" w:cstheme="minorBidi"/>
                <w:noProof/>
                <w:sz w:val="21"/>
                <w:szCs w:val="22"/>
              </w:rPr>
              <w:tab/>
            </w:r>
            <w:r w:rsidR="00D030FD" w:rsidRPr="00FF52D8">
              <w:rPr>
                <w:rStyle w:val="afe"/>
                <w:noProof/>
              </w:rPr>
              <w:t>相关技术基础</w:t>
            </w:r>
            <w:r w:rsidR="00D030FD">
              <w:rPr>
                <w:noProof/>
                <w:webHidden/>
              </w:rPr>
              <w:tab/>
            </w:r>
            <w:r w:rsidR="00D030FD">
              <w:rPr>
                <w:noProof/>
                <w:webHidden/>
              </w:rPr>
              <w:fldChar w:fldCharType="begin"/>
            </w:r>
            <w:r w:rsidR="00D030FD">
              <w:rPr>
                <w:noProof/>
                <w:webHidden/>
              </w:rPr>
              <w:instrText xml:space="preserve"> PAGEREF _Toc167152986 \h </w:instrText>
            </w:r>
            <w:r w:rsidR="00D030FD">
              <w:rPr>
                <w:noProof/>
                <w:webHidden/>
              </w:rPr>
            </w:r>
            <w:r w:rsidR="00D030FD">
              <w:rPr>
                <w:noProof/>
                <w:webHidden/>
              </w:rPr>
              <w:fldChar w:fldCharType="separate"/>
            </w:r>
            <w:r w:rsidR="00D030FD">
              <w:rPr>
                <w:noProof/>
                <w:webHidden/>
              </w:rPr>
              <w:t>10</w:t>
            </w:r>
            <w:r w:rsidR="00D030FD">
              <w:rPr>
                <w:noProof/>
                <w:webHidden/>
              </w:rPr>
              <w:fldChar w:fldCharType="end"/>
            </w:r>
          </w:hyperlink>
        </w:p>
        <w:p w14:paraId="4521DB36" w14:textId="5AAD36F0" w:rsidR="00D030FD" w:rsidRDefault="00C54D2F">
          <w:pPr>
            <w:pStyle w:val="TOC2"/>
            <w:rPr>
              <w:rFonts w:asciiTheme="minorHAnsi" w:eastAsiaTheme="minorEastAsia" w:hAnsiTheme="minorHAnsi" w:cstheme="minorBidi"/>
              <w:iCs w:val="0"/>
              <w:noProof/>
              <w:sz w:val="21"/>
              <w:szCs w:val="22"/>
            </w:rPr>
          </w:pPr>
          <w:hyperlink w:anchor="_Toc167152987" w:history="1">
            <w:r w:rsidR="00D030FD" w:rsidRPr="00FF52D8">
              <w:rPr>
                <w:rStyle w:val="afe"/>
                <w:noProof/>
              </w:rPr>
              <w:t>2.1</w:t>
            </w:r>
            <w:r w:rsidR="00D030FD">
              <w:rPr>
                <w:rFonts w:asciiTheme="minorHAnsi" w:eastAsiaTheme="minorEastAsia" w:hAnsiTheme="minorHAnsi" w:cstheme="minorBidi"/>
                <w:iCs w:val="0"/>
                <w:noProof/>
                <w:sz w:val="21"/>
                <w:szCs w:val="22"/>
              </w:rPr>
              <w:tab/>
            </w:r>
            <w:r w:rsidR="00D030FD" w:rsidRPr="00FF52D8">
              <w:rPr>
                <w:rStyle w:val="afe"/>
                <w:noProof/>
              </w:rPr>
              <w:t>几种新兴</w:t>
            </w:r>
            <w:r w:rsidR="00D030FD" w:rsidRPr="00FF52D8">
              <w:rPr>
                <w:rStyle w:val="afe"/>
                <w:noProof/>
              </w:rPr>
              <w:t>SSD</w:t>
            </w:r>
            <w:r w:rsidR="00D030FD" w:rsidRPr="00FF52D8">
              <w:rPr>
                <w:rStyle w:val="afe"/>
                <w:noProof/>
              </w:rPr>
              <w:t>技术</w:t>
            </w:r>
            <w:r w:rsidR="00D030FD">
              <w:rPr>
                <w:noProof/>
                <w:webHidden/>
              </w:rPr>
              <w:tab/>
            </w:r>
            <w:r w:rsidR="00D030FD">
              <w:rPr>
                <w:noProof/>
                <w:webHidden/>
              </w:rPr>
              <w:fldChar w:fldCharType="begin"/>
            </w:r>
            <w:r w:rsidR="00D030FD">
              <w:rPr>
                <w:noProof/>
                <w:webHidden/>
              </w:rPr>
              <w:instrText xml:space="preserve"> PAGEREF _Toc167152987 \h </w:instrText>
            </w:r>
            <w:r w:rsidR="00D030FD">
              <w:rPr>
                <w:noProof/>
                <w:webHidden/>
              </w:rPr>
            </w:r>
            <w:r w:rsidR="00D030FD">
              <w:rPr>
                <w:noProof/>
                <w:webHidden/>
              </w:rPr>
              <w:fldChar w:fldCharType="separate"/>
            </w:r>
            <w:r w:rsidR="00D030FD">
              <w:rPr>
                <w:noProof/>
                <w:webHidden/>
              </w:rPr>
              <w:t>10</w:t>
            </w:r>
            <w:r w:rsidR="00D030FD">
              <w:rPr>
                <w:noProof/>
                <w:webHidden/>
              </w:rPr>
              <w:fldChar w:fldCharType="end"/>
            </w:r>
          </w:hyperlink>
        </w:p>
        <w:p w14:paraId="3EE38BD8" w14:textId="55C80F2D" w:rsidR="00D030FD" w:rsidRDefault="00C54D2F">
          <w:pPr>
            <w:pStyle w:val="TOC2"/>
            <w:rPr>
              <w:rFonts w:asciiTheme="minorHAnsi" w:eastAsiaTheme="minorEastAsia" w:hAnsiTheme="minorHAnsi" w:cstheme="minorBidi"/>
              <w:iCs w:val="0"/>
              <w:noProof/>
              <w:sz w:val="21"/>
              <w:szCs w:val="22"/>
            </w:rPr>
          </w:pPr>
          <w:hyperlink w:anchor="_Toc167152988" w:history="1">
            <w:r w:rsidR="00D030FD" w:rsidRPr="00FF52D8">
              <w:rPr>
                <w:rStyle w:val="afe"/>
                <w:noProof/>
              </w:rPr>
              <w:t>2.2</w:t>
            </w:r>
            <w:r w:rsidR="00D030FD">
              <w:rPr>
                <w:rFonts w:asciiTheme="minorHAnsi" w:eastAsiaTheme="minorEastAsia" w:hAnsiTheme="minorHAnsi" w:cstheme="minorBidi"/>
                <w:iCs w:val="0"/>
                <w:noProof/>
                <w:sz w:val="21"/>
                <w:szCs w:val="22"/>
              </w:rPr>
              <w:tab/>
            </w:r>
            <w:r w:rsidR="00D030FD" w:rsidRPr="00FF52D8">
              <w:rPr>
                <w:rStyle w:val="afe"/>
                <w:noProof/>
              </w:rPr>
              <w:t>键值存储与</w:t>
            </w:r>
            <w:r w:rsidR="00D030FD" w:rsidRPr="00FF52D8">
              <w:rPr>
                <w:rStyle w:val="afe"/>
                <w:noProof/>
              </w:rPr>
              <w:t>LSM-Tree</w:t>
            </w:r>
            <w:r w:rsidR="00D030FD" w:rsidRPr="00FF52D8">
              <w:rPr>
                <w:rStyle w:val="afe"/>
                <w:noProof/>
              </w:rPr>
              <w:t>模型</w:t>
            </w:r>
            <w:r w:rsidR="00D030FD">
              <w:rPr>
                <w:noProof/>
                <w:webHidden/>
              </w:rPr>
              <w:tab/>
            </w:r>
            <w:r w:rsidR="00D030FD">
              <w:rPr>
                <w:noProof/>
                <w:webHidden/>
              </w:rPr>
              <w:fldChar w:fldCharType="begin"/>
            </w:r>
            <w:r w:rsidR="00D030FD">
              <w:rPr>
                <w:noProof/>
                <w:webHidden/>
              </w:rPr>
              <w:instrText xml:space="preserve"> PAGEREF _Toc167152988 \h </w:instrText>
            </w:r>
            <w:r w:rsidR="00D030FD">
              <w:rPr>
                <w:noProof/>
                <w:webHidden/>
              </w:rPr>
            </w:r>
            <w:r w:rsidR="00D030FD">
              <w:rPr>
                <w:noProof/>
                <w:webHidden/>
              </w:rPr>
              <w:fldChar w:fldCharType="separate"/>
            </w:r>
            <w:r w:rsidR="00D030FD">
              <w:rPr>
                <w:noProof/>
                <w:webHidden/>
              </w:rPr>
              <w:t>11</w:t>
            </w:r>
            <w:r w:rsidR="00D030FD">
              <w:rPr>
                <w:noProof/>
                <w:webHidden/>
              </w:rPr>
              <w:fldChar w:fldCharType="end"/>
            </w:r>
          </w:hyperlink>
        </w:p>
        <w:p w14:paraId="3A78C685" w14:textId="70003748" w:rsidR="00D030FD" w:rsidRDefault="00C54D2F">
          <w:pPr>
            <w:pStyle w:val="TOC2"/>
            <w:rPr>
              <w:rFonts w:asciiTheme="minorHAnsi" w:eastAsiaTheme="minorEastAsia" w:hAnsiTheme="minorHAnsi" w:cstheme="minorBidi"/>
              <w:iCs w:val="0"/>
              <w:noProof/>
              <w:sz w:val="21"/>
              <w:szCs w:val="22"/>
            </w:rPr>
          </w:pPr>
          <w:hyperlink w:anchor="_Toc167152989" w:history="1">
            <w:r w:rsidR="00D030FD" w:rsidRPr="00FF52D8">
              <w:rPr>
                <w:rStyle w:val="afe"/>
                <w:noProof/>
              </w:rPr>
              <w:t>2.3</w:t>
            </w:r>
            <w:r w:rsidR="00D030FD">
              <w:rPr>
                <w:rFonts w:asciiTheme="minorHAnsi" w:eastAsiaTheme="minorEastAsia" w:hAnsiTheme="minorHAnsi" w:cstheme="minorBidi"/>
                <w:iCs w:val="0"/>
                <w:noProof/>
                <w:sz w:val="21"/>
                <w:szCs w:val="22"/>
              </w:rPr>
              <w:tab/>
            </w:r>
            <w:r w:rsidR="00D030FD" w:rsidRPr="00FF52D8">
              <w:rPr>
                <w:rStyle w:val="afe"/>
                <w:noProof/>
              </w:rPr>
              <w:t>Linux I/O</w:t>
            </w:r>
            <w:r w:rsidR="00D030FD">
              <w:rPr>
                <w:noProof/>
                <w:webHidden/>
              </w:rPr>
              <w:tab/>
            </w:r>
            <w:r w:rsidR="00D030FD">
              <w:rPr>
                <w:noProof/>
                <w:webHidden/>
              </w:rPr>
              <w:fldChar w:fldCharType="begin"/>
            </w:r>
            <w:r w:rsidR="00D030FD">
              <w:rPr>
                <w:noProof/>
                <w:webHidden/>
              </w:rPr>
              <w:instrText xml:space="preserve"> PAGEREF _Toc167152989 \h </w:instrText>
            </w:r>
            <w:r w:rsidR="00D030FD">
              <w:rPr>
                <w:noProof/>
                <w:webHidden/>
              </w:rPr>
            </w:r>
            <w:r w:rsidR="00D030FD">
              <w:rPr>
                <w:noProof/>
                <w:webHidden/>
              </w:rPr>
              <w:fldChar w:fldCharType="separate"/>
            </w:r>
            <w:r w:rsidR="00D030FD">
              <w:rPr>
                <w:noProof/>
                <w:webHidden/>
              </w:rPr>
              <w:t>14</w:t>
            </w:r>
            <w:r w:rsidR="00D030FD">
              <w:rPr>
                <w:noProof/>
                <w:webHidden/>
              </w:rPr>
              <w:fldChar w:fldCharType="end"/>
            </w:r>
          </w:hyperlink>
        </w:p>
        <w:p w14:paraId="4664A91E" w14:textId="4852B6B2" w:rsidR="00D030FD" w:rsidRDefault="00C54D2F">
          <w:pPr>
            <w:pStyle w:val="TOC2"/>
            <w:rPr>
              <w:rFonts w:asciiTheme="minorHAnsi" w:eastAsiaTheme="minorEastAsia" w:hAnsiTheme="minorHAnsi" w:cstheme="minorBidi"/>
              <w:iCs w:val="0"/>
              <w:noProof/>
              <w:sz w:val="21"/>
              <w:szCs w:val="22"/>
            </w:rPr>
          </w:pPr>
          <w:hyperlink w:anchor="_Toc167152990" w:history="1">
            <w:r w:rsidR="00D030FD" w:rsidRPr="00FF52D8">
              <w:rPr>
                <w:rStyle w:val="afe"/>
                <w:noProof/>
              </w:rPr>
              <w:t>2.4</w:t>
            </w:r>
            <w:r w:rsidR="00D030FD">
              <w:rPr>
                <w:rFonts w:asciiTheme="minorHAnsi" w:eastAsiaTheme="minorEastAsia" w:hAnsiTheme="minorHAnsi" w:cstheme="minorBidi"/>
                <w:iCs w:val="0"/>
                <w:noProof/>
                <w:sz w:val="21"/>
                <w:szCs w:val="22"/>
              </w:rPr>
              <w:tab/>
            </w:r>
            <w:r w:rsidR="00D030FD" w:rsidRPr="00FF52D8">
              <w:rPr>
                <w:rStyle w:val="afe"/>
                <w:noProof/>
              </w:rPr>
              <w:t>本章小结</w:t>
            </w:r>
            <w:r w:rsidR="00D030FD">
              <w:rPr>
                <w:noProof/>
                <w:webHidden/>
              </w:rPr>
              <w:tab/>
            </w:r>
            <w:r w:rsidR="00D030FD">
              <w:rPr>
                <w:noProof/>
                <w:webHidden/>
              </w:rPr>
              <w:fldChar w:fldCharType="begin"/>
            </w:r>
            <w:r w:rsidR="00D030FD">
              <w:rPr>
                <w:noProof/>
                <w:webHidden/>
              </w:rPr>
              <w:instrText xml:space="preserve"> PAGEREF _Toc167152990 \h </w:instrText>
            </w:r>
            <w:r w:rsidR="00D030FD">
              <w:rPr>
                <w:noProof/>
                <w:webHidden/>
              </w:rPr>
            </w:r>
            <w:r w:rsidR="00D030FD">
              <w:rPr>
                <w:noProof/>
                <w:webHidden/>
              </w:rPr>
              <w:fldChar w:fldCharType="separate"/>
            </w:r>
            <w:r w:rsidR="00D030FD">
              <w:rPr>
                <w:noProof/>
                <w:webHidden/>
              </w:rPr>
              <w:t>18</w:t>
            </w:r>
            <w:r w:rsidR="00D030FD">
              <w:rPr>
                <w:noProof/>
                <w:webHidden/>
              </w:rPr>
              <w:fldChar w:fldCharType="end"/>
            </w:r>
          </w:hyperlink>
        </w:p>
        <w:p w14:paraId="1EB8C4B5" w14:textId="523B57B0" w:rsidR="00D030FD" w:rsidRDefault="00C54D2F" w:rsidP="00D030FD">
          <w:pPr>
            <w:pStyle w:val="TOC1"/>
            <w:rPr>
              <w:rFonts w:asciiTheme="minorHAnsi" w:eastAsiaTheme="minorEastAsia" w:hAnsiTheme="minorHAnsi" w:cstheme="minorBidi"/>
              <w:noProof/>
              <w:sz w:val="21"/>
              <w:szCs w:val="22"/>
            </w:rPr>
          </w:pPr>
          <w:hyperlink w:anchor="_Toc167152991" w:history="1">
            <w:r w:rsidR="00D030FD" w:rsidRPr="00FF52D8">
              <w:rPr>
                <w:rStyle w:val="afe"/>
                <w:noProof/>
              </w:rPr>
              <w:t>3</w:t>
            </w:r>
            <w:r w:rsidR="00D030FD">
              <w:rPr>
                <w:rFonts w:asciiTheme="minorHAnsi" w:eastAsiaTheme="minorEastAsia" w:hAnsiTheme="minorHAnsi" w:cstheme="minorBidi"/>
                <w:noProof/>
                <w:sz w:val="21"/>
                <w:szCs w:val="22"/>
              </w:rPr>
              <w:tab/>
            </w:r>
            <w:r w:rsidR="00D030FD" w:rsidRPr="00FF52D8">
              <w:rPr>
                <w:rStyle w:val="afe"/>
                <w:noProof/>
              </w:rPr>
              <w:t>ZAFS</w:t>
            </w:r>
            <w:r w:rsidR="00D030FD" w:rsidRPr="00FF52D8">
              <w:rPr>
                <w:rStyle w:val="afe"/>
                <w:noProof/>
              </w:rPr>
              <w:t>的设计与实现</w:t>
            </w:r>
            <w:r w:rsidR="00D030FD">
              <w:rPr>
                <w:noProof/>
                <w:webHidden/>
              </w:rPr>
              <w:tab/>
            </w:r>
            <w:r w:rsidR="00D030FD">
              <w:rPr>
                <w:noProof/>
                <w:webHidden/>
              </w:rPr>
              <w:fldChar w:fldCharType="begin"/>
            </w:r>
            <w:r w:rsidR="00D030FD">
              <w:rPr>
                <w:noProof/>
                <w:webHidden/>
              </w:rPr>
              <w:instrText xml:space="preserve"> PAGEREF _Toc167152991 \h </w:instrText>
            </w:r>
            <w:r w:rsidR="00D030FD">
              <w:rPr>
                <w:noProof/>
                <w:webHidden/>
              </w:rPr>
            </w:r>
            <w:r w:rsidR="00D030FD">
              <w:rPr>
                <w:noProof/>
                <w:webHidden/>
              </w:rPr>
              <w:fldChar w:fldCharType="separate"/>
            </w:r>
            <w:r w:rsidR="00D030FD">
              <w:rPr>
                <w:noProof/>
                <w:webHidden/>
              </w:rPr>
              <w:t>19</w:t>
            </w:r>
            <w:r w:rsidR="00D030FD">
              <w:rPr>
                <w:noProof/>
                <w:webHidden/>
              </w:rPr>
              <w:fldChar w:fldCharType="end"/>
            </w:r>
          </w:hyperlink>
        </w:p>
        <w:p w14:paraId="315F214E" w14:textId="7A37269C" w:rsidR="00D030FD" w:rsidRDefault="00C54D2F">
          <w:pPr>
            <w:pStyle w:val="TOC2"/>
            <w:rPr>
              <w:rFonts w:asciiTheme="minorHAnsi" w:eastAsiaTheme="minorEastAsia" w:hAnsiTheme="minorHAnsi" w:cstheme="minorBidi"/>
              <w:iCs w:val="0"/>
              <w:noProof/>
              <w:sz w:val="21"/>
              <w:szCs w:val="22"/>
            </w:rPr>
          </w:pPr>
          <w:hyperlink w:anchor="_Toc167152992" w:history="1">
            <w:r w:rsidR="00D030FD" w:rsidRPr="00FF52D8">
              <w:rPr>
                <w:rStyle w:val="afe"/>
                <w:noProof/>
              </w:rPr>
              <w:t>3.1</w:t>
            </w:r>
            <w:r w:rsidR="00D030FD">
              <w:rPr>
                <w:rFonts w:asciiTheme="minorHAnsi" w:eastAsiaTheme="minorEastAsia" w:hAnsiTheme="minorHAnsi" w:cstheme="minorBidi"/>
                <w:iCs w:val="0"/>
                <w:noProof/>
                <w:sz w:val="21"/>
                <w:szCs w:val="22"/>
              </w:rPr>
              <w:tab/>
            </w:r>
            <w:r w:rsidR="00D030FD" w:rsidRPr="00FF52D8">
              <w:rPr>
                <w:rStyle w:val="afe"/>
                <w:noProof/>
              </w:rPr>
              <w:t>ZNS</w:t>
            </w:r>
            <w:r w:rsidR="00D030FD" w:rsidRPr="00FF52D8">
              <w:rPr>
                <w:rStyle w:val="afe"/>
                <w:noProof/>
              </w:rPr>
              <w:t>的基本环境</w:t>
            </w:r>
            <w:r w:rsidR="00D030FD">
              <w:rPr>
                <w:noProof/>
                <w:webHidden/>
              </w:rPr>
              <w:tab/>
            </w:r>
            <w:r w:rsidR="00D030FD">
              <w:rPr>
                <w:noProof/>
                <w:webHidden/>
              </w:rPr>
              <w:fldChar w:fldCharType="begin"/>
            </w:r>
            <w:r w:rsidR="00D030FD">
              <w:rPr>
                <w:noProof/>
                <w:webHidden/>
              </w:rPr>
              <w:instrText xml:space="preserve"> PAGEREF _Toc167152992 \h </w:instrText>
            </w:r>
            <w:r w:rsidR="00D030FD">
              <w:rPr>
                <w:noProof/>
                <w:webHidden/>
              </w:rPr>
            </w:r>
            <w:r w:rsidR="00D030FD">
              <w:rPr>
                <w:noProof/>
                <w:webHidden/>
              </w:rPr>
              <w:fldChar w:fldCharType="separate"/>
            </w:r>
            <w:r w:rsidR="00D030FD">
              <w:rPr>
                <w:noProof/>
                <w:webHidden/>
              </w:rPr>
              <w:t>19</w:t>
            </w:r>
            <w:r w:rsidR="00D030FD">
              <w:rPr>
                <w:noProof/>
                <w:webHidden/>
              </w:rPr>
              <w:fldChar w:fldCharType="end"/>
            </w:r>
          </w:hyperlink>
        </w:p>
        <w:p w14:paraId="298D871A" w14:textId="1B277930" w:rsidR="00D030FD" w:rsidRDefault="00C54D2F">
          <w:pPr>
            <w:pStyle w:val="TOC2"/>
            <w:rPr>
              <w:rFonts w:asciiTheme="minorHAnsi" w:eastAsiaTheme="minorEastAsia" w:hAnsiTheme="minorHAnsi" w:cstheme="minorBidi"/>
              <w:iCs w:val="0"/>
              <w:noProof/>
              <w:sz w:val="21"/>
              <w:szCs w:val="22"/>
            </w:rPr>
          </w:pPr>
          <w:hyperlink w:anchor="_Toc167152993" w:history="1">
            <w:r w:rsidR="00D030FD" w:rsidRPr="00FF52D8">
              <w:rPr>
                <w:rStyle w:val="afe"/>
                <w:noProof/>
              </w:rPr>
              <w:t>3.2</w:t>
            </w:r>
            <w:r w:rsidR="00D030FD">
              <w:rPr>
                <w:rFonts w:asciiTheme="minorHAnsi" w:eastAsiaTheme="minorEastAsia" w:hAnsiTheme="minorHAnsi" w:cstheme="minorBidi"/>
                <w:iCs w:val="0"/>
                <w:noProof/>
                <w:sz w:val="21"/>
                <w:szCs w:val="22"/>
              </w:rPr>
              <w:tab/>
            </w:r>
            <w:r w:rsidR="00D030FD" w:rsidRPr="00FF52D8">
              <w:rPr>
                <w:rStyle w:val="afe"/>
                <w:noProof/>
              </w:rPr>
              <w:t>RocksDB</w:t>
            </w:r>
            <w:r w:rsidR="00D030FD">
              <w:rPr>
                <w:noProof/>
                <w:webHidden/>
              </w:rPr>
              <w:tab/>
            </w:r>
            <w:r w:rsidR="00D030FD">
              <w:rPr>
                <w:noProof/>
                <w:webHidden/>
              </w:rPr>
              <w:fldChar w:fldCharType="begin"/>
            </w:r>
            <w:r w:rsidR="00D030FD">
              <w:rPr>
                <w:noProof/>
                <w:webHidden/>
              </w:rPr>
              <w:instrText xml:space="preserve"> PAGEREF _Toc167152993 \h </w:instrText>
            </w:r>
            <w:r w:rsidR="00D030FD">
              <w:rPr>
                <w:noProof/>
                <w:webHidden/>
              </w:rPr>
            </w:r>
            <w:r w:rsidR="00D030FD">
              <w:rPr>
                <w:noProof/>
                <w:webHidden/>
              </w:rPr>
              <w:fldChar w:fldCharType="separate"/>
            </w:r>
            <w:r w:rsidR="00D030FD">
              <w:rPr>
                <w:noProof/>
                <w:webHidden/>
              </w:rPr>
              <w:t>24</w:t>
            </w:r>
            <w:r w:rsidR="00D030FD">
              <w:rPr>
                <w:noProof/>
                <w:webHidden/>
              </w:rPr>
              <w:fldChar w:fldCharType="end"/>
            </w:r>
          </w:hyperlink>
        </w:p>
        <w:p w14:paraId="3584BB26" w14:textId="73A241B3" w:rsidR="00D030FD" w:rsidRDefault="00C54D2F">
          <w:pPr>
            <w:pStyle w:val="TOC2"/>
            <w:rPr>
              <w:rFonts w:asciiTheme="minorHAnsi" w:eastAsiaTheme="minorEastAsia" w:hAnsiTheme="minorHAnsi" w:cstheme="minorBidi"/>
              <w:iCs w:val="0"/>
              <w:noProof/>
              <w:sz w:val="21"/>
              <w:szCs w:val="22"/>
            </w:rPr>
          </w:pPr>
          <w:hyperlink w:anchor="_Toc167152994" w:history="1">
            <w:r w:rsidR="00D030FD" w:rsidRPr="00FF52D8">
              <w:rPr>
                <w:rStyle w:val="afe"/>
                <w:noProof/>
              </w:rPr>
              <w:t>3.3</w:t>
            </w:r>
            <w:r w:rsidR="00D030FD">
              <w:rPr>
                <w:rFonts w:asciiTheme="minorHAnsi" w:eastAsiaTheme="minorEastAsia" w:hAnsiTheme="minorHAnsi" w:cstheme="minorBidi"/>
                <w:iCs w:val="0"/>
                <w:noProof/>
                <w:sz w:val="21"/>
                <w:szCs w:val="22"/>
              </w:rPr>
              <w:tab/>
            </w:r>
            <w:r w:rsidR="00D030FD" w:rsidRPr="00FF52D8">
              <w:rPr>
                <w:rStyle w:val="afe"/>
                <w:noProof/>
              </w:rPr>
              <w:t>问题分析</w:t>
            </w:r>
            <w:r w:rsidR="00D030FD">
              <w:rPr>
                <w:noProof/>
                <w:webHidden/>
              </w:rPr>
              <w:tab/>
            </w:r>
            <w:r w:rsidR="00D030FD">
              <w:rPr>
                <w:noProof/>
                <w:webHidden/>
              </w:rPr>
              <w:fldChar w:fldCharType="begin"/>
            </w:r>
            <w:r w:rsidR="00D030FD">
              <w:rPr>
                <w:noProof/>
                <w:webHidden/>
              </w:rPr>
              <w:instrText xml:space="preserve"> PAGEREF _Toc167152994 \h </w:instrText>
            </w:r>
            <w:r w:rsidR="00D030FD">
              <w:rPr>
                <w:noProof/>
                <w:webHidden/>
              </w:rPr>
            </w:r>
            <w:r w:rsidR="00D030FD">
              <w:rPr>
                <w:noProof/>
                <w:webHidden/>
              </w:rPr>
              <w:fldChar w:fldCharType="separate"/>
            </w:r>
            <w:r w:rsidR="00D030FD">
              <w:rPr>
                <w:noProof/>
                <w:webHidden/>
              </w:rPr>
              <w:t>31</w:t>
            </w:r>
            <w:r w:rsidR="00D030FD">
              <w:rPr>
                <w:noProof/>
                <w:webHidden/>
              </w:rPr>
              <w:fldChar w:fldCharType="end"/>
            </w:r>
          </w:hyperlink>
        </w:p>
        <w:p w14:paraId="400C7E51" w14:textId="7B3BC2F9" w:rsidR="00D030FD" w:rsidRDefault="00C54D2F">
          <w:pPr>
            <w:pStyle w:val="TOC2"/>
            <w:rPr>
              <w:rFonts w:asciiTheme="minorHAnsi" w:eastAsiaTheme="minorEastAsia" w:hAnsiTheme="minorHAnsi" w:cstheme="minorBidi"/>
              <w:iCs w:val="0"/>
              <w:noProof/>
              <w:sz w:val="21"/>
              <w:szCs w:val="22"/>
            </w:rPr>
          </w:pPr>
          <w:hyperlink w:anchor="_Toc167152995" w:history="1">
            <w:r w:rsidR="00D030FD" w:rsidRPr="00FF52D8">
              <w:rPr>
                <w:rStyle w:val="afe"/>
                <w:noProof/>
              </w:rPr>
              <w:t>3.4</w:t>
            </w:r>
            <w:r w:rsidR="00D030FD">
              <w:rPr>
                <w:rFonts w:asciiTheme="minorHAnsi" w:eastAsiaTheme="minorEastAsia" w:hAnsiTheme="minorHAnsi" w:cstheme="minorBidi"/>
                <w:iCs w:val="0"/>
                <w:noProof/>
                <w:sz w:val="21"/>
                <w:szCs w:val="22"/>
              </w:rPr>
              <w:tab/>
            </w:r>
            <w:r w:rsidR="00D030FD" w:rsidRPr="00FF52D8">
              <w:rPr>
                <w:rStyle w:val="afe"/>
                <w:noProof/>
              </w:rPr>
              <w:t>ZAFS</w:t>
            </w:r>
            <w:r w:rsidR="00D030FD" w:rsidRPr="00FF52D8">
              <w:rPr>
                <w:rStyle w:val="afe"/>
                <w:noProof/>
              </w:rPr>
              <w:t>架构概览</w:t>
            </w:r>
            <w:r w:rsidR="00D030FD">
              <w:rPr>
                <w:noProof/>
                <w:webHidden/>
              </w:rPr>
              <w:tab/>
            </w:r>
            <w:r w:rsidR="00D030FD">
              <w:rPr>
                <w:noProof/>
                <w:webHidden/>
              </w:rPr>
              <w:fldChar w:fldCharType="begin"/>
            </w:r>
            <w:r w:rsidR="00D030FD">
              <w:rPr>
                <w:noProof/>
                <w:webHidden/>
              </w:rPr>
              <w:instrText xml:space="preserve"> PAGEREF _Toc167152995 \h </w:instrText>
            </w:r>
            <w:r w:rsidR="00D030FD">
              <w:rPr>
                <w:noProof/>
                <w:webHidden/>
              </w:rPr>
            </w:r>
            <w:r w:rsidR="00D030FD">
              <w:rPr>
                <w:noProof/>
                <w:webHidden/>
              </w:rPr>
              <w:fldChar w:fldCharType="separate"/>
            </w:r>
            <w:r w:rsidR="00D030FD">
              <w:rPr>
                <w:noProof/>
                <w:webHidden/>
              </w:rPr>
              <w:t>34</w:t>
            </w:r>
            <w:r w:rsidR="00D030FD">
              <w:rPr>
                <w:noProof/>
                <w:webHidden/>
              </w:rPr>
              <w:fldChar w:fldCharType="end"/>
            </w:r>
          </w:hyperlink>
        </w:p>
        <w:p w14:paraId="3A56B747" w14:textId="3462566E" w:rsidR="00D030FD" w:rsidRDefault="00C54D2F">
          <w:pPr>
            <w:pStyle w:val="TOC2"/>
            <w:rPr>
              <w:rFonts w:asciiTheme="minorHAnsi" w:eastAsiaTheme="minorEastAsia" w:hAnsiTheme="minorHAnsi" w:cstheme="minorBidi"/>
              <w:iCs w:val="0"/>
              <w:noProof/>
              <w:sz w:val="21"/>
              <w:szCs w:val="22"/>
            </w:rPr>
          </w:pPr>
          <w:hyperlink w:anchor="_Toc167152996" w:history="1">
            <w:r w:rsidR="00D030FD" w:rsidRPr="00FF52D8">
              <w:rPr>
                <w:rStyle w:val="afe"/>
                <w:noProof/>
              </w:rPr>
              <w:t>3.5</w:t>
            </w:r>
            <w:r w:rsidR="00D030FD">
              <w:rPr>
                <w:rFonts w:asciiTheme="minorHAnsi" w:eastAsiaTheme="minorEastAsia" w:hAnsiTheme="minorHAnsi" w:cstheme="minorBidi"/>
                <w:iCs w:val="0"/>
                <w:noProof/>
                <w:sz w:val="21"/>
                <w:szCs w:val="22"/>
              </w:rPr>
              <w:tab/>
            </w:r>
            <w:r w:rsidR="00D030FD" w:rsidRPr="00FF52D8">
              <w:rPr>
                <w:rStyle w:val="afe"/>
                <w:noProof/>
              </w:rPr>
              <w:t>追加感知型</w:t>
            </w:r>
            <w:r w:rsidR="00D030FD" w:rsidRPr="00FF52D8">
              <w:rPr>
                <w:rStyle w:val="afe"/>
                <w:noProof/>
              </w:rPr>
              <w:t>WAL</w:t>
            </w:r>
            <w:r w:rsidR="00D030FD">
              <w:rPr>
                <w:noProof/>
                <w:webHidden/>
              </w:rPr>
              <w:tab/>
            </w:r>
            <w:r w:rsidR="00D030FD">
              <w:rPr>
                <w:noProof/>
                <w:webHidden/>
              </w:rPr>
              <w:fldChar w:fldCharType="begin"/>
            </w:r>
            <w:r w:rsidR="00D030FD">
              <w:rPr>
                <w:noProof/>
                <w:webHidden/>
              </w:rPr>
              <w:instrText xml:space="preserve"> PAGEREF _Toc167152996 \h </w:instrText>
            </w:r>
            <w:r w:rsidR="00D030FD">
              <w:rPr>
                <w:noProof/>
                <w:webHidden/>
              </w:rPr>
            </w:r>
            <w:r w:rsidR="00D030FD">
              <w:rPr>
                <w:noProof/>
                <w:webHidden/>
              </w:rPr>
              <w:fldChar w:fldCharType="separate"/>
            </w:r>
            <w:r w:rsidR="00D030FD">
              <w:rPr>
                <w:noProof/>
                <w:webHidden/>
              </w:rPr>
              <w:t>35</w:t>
            </w:r>
            <w:r w:rsidR="00D030FD">
              <w:rPr>
                <w:noProof/>
                <w:webHidden/>
              </w:rPr>
              <w:fldChar w:fldCharType="end"/>
            </w:r>
          </w:hyperlink>
        </w:p>
        <w:p w14:paraId="2BC1EE12" w14:textId="348F7F4A" w:rsidR="00D030FD" w:rsidRDefault="00C54D2F">
          <w:pPr>
            <w:pStyle w:val="TOC2"/>
            <w:rPr>
              <w:rFonts w:asciiTheme="minorHAnsi" w:eastAsiaTheme="minorEastAsia" w:hAnsiTheme="minorHAnsi" w:cstheme="minorBidi"/>
              <w:iCs w:val="0"/>
              <w:noProof/>
              <w:sz w:val="21"/>
              <w:szCs w:val="22"/>
            </w:rPr>
          </w:pPr>
          <w:hyperlink w:anchor="_Toc167152997" w:history="1">
            <w:r w:rsidR="00D030FD" w:rsidRPr="00FF52D8">
              <w:rPr>
                <w:rStyle w:val="afe"/>
                <w:noProof/>
              </w:rPr>
              <w:t>3.6</w:t>
            </w:r>
            <w:r w:rsidR="00D030FD">
              <w:rPr>
                <w:rFonts w:asciiTheme="minorHAnsi" w:eastAsiaTheme="minorEastAsia" w:hAnsiTheme="minorHAnsi" w:cstheme="minorBidi"/>
                <w:iCs w:val="0"/>
                <w:noProof/>
                <w:sz w:val="21"/>
                <w:szCs w:val="22"/>
              </w:rPr>
              <w:tab/>
            </w:r>
            <w:r w:rsidR="00D030FD" w:rsidRPr="00FF52D8">
              <w:rPr>
                <w:rStyle w:val="afe"/>
                <w:noProof/>
              </w:rPr>
              <w:t>ZAFS</w:t>
            </w:r>
            <w:r w:rsidR="00D030FD" w:rsidRPr="00FF52D8">
              <w:rPr>
                <w:rStyle w:val="afe"/>
                <w:noProof/>
              </w:rPr>
              <w:t>的实现</w:t>
            </w:r>
            <w:r w:rsidR="00D030FD">
              <w:rPr>
                <w:noProof/>
                <w:webHidden/>
              </w:rPr>
              <w:tab/>
            </w:r>
            <w:r w:rsidR="00D030FD">
              <w:rPr>
                <w:noProof/>
                <w:webHidden/>
              </w:rPr>
              <w:fldChar w:fldCharType="begin"/>
            </w:r>
            <w:r w:rsidR="00D030FD">
              <w:rPr>
                <w:noProof/>
                <w:webHidden/>
              </w:rPr>
              <w:instrText xml:space="preserve"> PAGEREF _Toc167152997 \h </w:instrText>
            </w:r>
            <w:r w:rsidR="00D030FD">
              <w:rPr>
                <w:noProof/>
                <w:webHidden/>
              </w:rPr>
            </w:r>
            <w:r w:rsidR="00D030FD">
              <w:rPr>
                <w:noProof/>
                <w:webHidden/>
              </w:rPr>
              <w:fldChar w:fldCharType="separate"/>
            </w:r>
            <w:r w:rsidR="00D030FD">
              <w:rPr>
                <w:noProof/>
                <w:webHidden/>
              </w:rPr>
              <w:t>38</w:t>
            </w:r>
            <w:r w:rsidR="00D030FD">
              <w:rPr>
                <w:noProof/>
                <w:webHidden/>
              </w:rPr>
              <w:fldChar w:fldCharType="end"/>
            </w:r>
          </w:hyperlink>
        </w:p>
        <w:p w14:paraId="49D6E2C2" w14:textId="75C3A306" w:rsidR="00D030FD" w:rsidRDefault="00C54D2F">
          <w:pPr>
            <w:pStyle w:val="TOC2"/>
            <w:rPr>
              <w:rFonts w:asciiTheme="minorHAnsi" w:eastAsiaTheme="minorEastAsia" w:hAnsiTheme="minorHAnsi" w:cstheme="minorBidi"/>
              <w:iCs w:val="0"/>
              <w:noProof/>
              <w:sz w:val="21"/>
              <w:szCs w:val="22"/>
            </w:rPr>
          </w:pPr>
          <w:hyperlink w:anchor="_Toc167152998" w:history="1">
            <w:r w:rsidR="00D030FD" w:rsidRPr="00FF52D8">
              <w:rPr>
                <w:rStyle w:val="afe"/>
                <w:noProof/>
              </w:rPr>
              <w:t>3.7</w:t>
            </w:r>
            <w:r w:rsidR="00D030FD">
              <w:rPr>
                <w:rFonts w:asciiTheme="minorHAnsi" w:eastAsiaTheme="minorEastAsia" w:hAnsiTheme="minorHAnsi" w:cstheme="minorBidi"/>
                <w:iCs w:val="0"/>
                <w:noProof/>
                <w:sz w:val="21"/>
                <w:szCs w:val="22"/>
              </w:rPr>
              <w:tab/>
            </w:r>
            <w:r w:rsidR="00D030FD" w:rsidRPr="00FF52D8">
              <w:rPr>
                <w:rStyle w:val="afe"/>
                <w:noProof/>
              </w:rPr>
              <w:t>本章小结</w:t>
            </w:r>
            <w:r w:rsidR="00D030FD">
              <w:rPr>
                <w:noProof/>
                <w:webHidden/>
              </w:rPr>
              <w:tab/>
            </w:r>
            <w:r w:rsidR="00D030FD">
              <w:rPr>
                <w:noProof/>
                <w:webHidden/>
              </w:rPr>
              <w:fldChar w:fldCharType="begin"/>
            </w:r>
            <w:r w:rsidR="00D030FD">
              <w:rPr>
                <w:noProof/>
                <w:webHidden/>
              </w:rPr>
              <w:instrText xml:space="preserve"> PAGEREF _Toc167152998 \h </w:instrText>
            </w:r>
            <w:r w:rsidR="00D030FD">
              <w:rPr>
                <w:noProof/>
                <w:webHidden/>
              </w:rPr>
            </w:r>
            <w:r w:rsidR="00D030FD">
              <w:rPr>
                <w:noProof/>
                <w:webHidden/>
              </w:rPr>
              <w:fldChar w:fldCharType="separate"/>
            </w:r>
            <w:r w:rsidR="00D030FD">
              <w:rPr>
                <w:noProof/>
                <w:webHidden/>
              </w:rPr>
              <w:t>43</w:t>
            </w:r>
            <w:r w:rsidR="00D030FD">
              <w:rPr>
                <w:noProof/>
                <w:webHidden/>
              </w:rPr>
              <w:fldChar w:fldCharType="end"/>
            </w:r>
          </w:hyperlink>
        </w:p>
        <w:p w14:paraId="53C60B7C" w14:textId="1D28A374" w:rsidR="00D030FD" w:rsidRDefault="00C54D2F" w:rsidP="00D030FD">
          <w:pPr>
            <w:pStyle w:val="TOC1"/>
            <w:rPr>
              <w:rFonts w:asciiTheme="minorHAnsi" w:eastAsiaTheme="minorEastAsia" w:hAnsiTheme="minorHAnsi" w:cstheme="minorBidi"/>
              <w:noProof/>
              <w:sz w:val="21"/>
              <w:szCs w:val="22"/>
            </w:rPr>
          </w:pPr>
          <w:hyperlink w:anchor="_Toc167152999" w:history="1">
            <w:r w:rsidR="00D030FD" w:rsidRPr="00FF52D8">
              <w:rPr>
                <w:rStyle w:val="afe"/>
                <w:noProof/>
              </w:rPr>
              <w:t>4</w:t>
            </w:r>
            <w:r w:rsidR="00D030FD">
              <w:rPr>
                <w:rFonts w:asciiTheme="minorHAnsi" w:eastAsiaTheme="minorEastAsia" w:hAnsiTheme="minorHAnsi" w:cstheme="minorBidi"/>
                <w:noProof/>
                <w:sz w:val="21"/>
                <w:szCs w:val="22"/>
              </w:rPr>
              <w:tab/>
            </w:r>
            <w:r w:rsidR="00D030FD" w:rsidRPr="00FF52D8">
              <w:rPr>
                <w:rStyle w:val="afe"/>
                <w:noProof/>
              </w:rPr>
              <w:t>性能测试与分析</w:t>
            </w:r>
            <w:r w:rsidR="00D030FD">
              <w:rPr>
                <w:noProof/>
                <w:webHidden/>
              </w:rPr>
              <w:tab/>
            </w:r>
            <w:r w:rsidR="00D030FD">
              <w:rPr>
                <w:noProof/>
                <w:webHidden/>
              </w:rPr>
              <w:fldChar w:fldCharType="begin"/>
            </w:r>
            <w:r w:rsidR="00D030FD">
              <w:rPr>
                <w:noProof/>
                <w:webHidden/>
              </w:rPr>
              <w:instrText xml:space="preserve"> PAGEREF _Toc167152999 \h </w:instrText>
            </w:r>
            <w:r w:rsidR="00D030FD">
              <w:rPr>
                <w:noProof/>
                <w:webHidden/>
              </w:rPr>
            </w:r>
            <w:r w:rsidR="00D030FD">
              <w:rPr>
                <w:noProof/>
                <w:webHidden/>
              </w:rPr>
              <w:fldChar w:fldCharType="separate"/>
            </w:r>
            <w:r w:rsidR="00D030FD">
              <w:rPr>
                <w:noProof/>
                <w:webHidden/>
              </w:rPr>
              <w:t>44</w:t>
            </w:r>
            <w:r w:rsidR="00D030FD">
              <w:rPr>
                <w:noProof/>
                <w:webHidden/>
              </w:rPr>
              <w:fldChar w:fldCharType="end"/>
            </w:r>
          </w:hyperlink>
        </w:p>
        <w:p w14:paraId="6FB37A2C" w14:textId="25566DF8" w:rsidR="00D030FD" w:rsidRDefault="00C54D2F">
          <w:pPr>
            <w:pStyle w:val="TOC2"/>
            <w:rPr>
              <w:rFonts w:asciiTheme="minorHAnsi" w:eastAsiaTheme="minorEastAsia" w:hAnsiTheme="minorHAnsi" w:cstheme="minorBidi"/>
              <w:iCs w:val="0"/>
              <w:noProof/>
              <w:sz w:val="21"/>
              <w:szCs w:val="22"/>
            </w:rPr>
          </w:pPr>
          <w:hyperlink w:anchor="_Toc167153000" w:history="1">
            <w:r w:rsidR="00D030FD" w:rsidRPr="00FF52D8">
              <w:rPr>
                <w:rStyle w:val="afe"/>
                <w:noProof/>
              </w:rPr>
              <w:t>4.1</w:t>
            </w:r>
            <w:r w:rsidR="00D030FD">
              <w:rPr>
                <w:rFonts w:asciiTheme="minorHAnsi" w:eastAsiaTheme="minorEastAsia" w:hAnsiTheme="minorHAnsi" w:cstheme="minorBidi"/>
                <w:iCs w:val="0"/>
                <w:noProof/>
                <w:sz w:val="21"/>
                <w:szCs w:val="22"/>
              </w:rPr>
              <w:tab/>
            </w:r>
            <w:r w:rsidR="00D030FD" w:rsidRPr="00FF52D8">
              <w:rPr>
                <w:rStyle w:val="afe"/>
                <w:noProof/>
              </w:rPr>
              <w:t>实验平台配置</w:t>
            </w:r>
            <w:r w:rsidR="00D030FD">
              <w:rPr>
                <w:noProof/>
                <w:webHidden/>
              </w:rPr>
              <w:tab/>
            </w:r>
            <w:r w:rsidR="00D030FD">
              <w:rPr>
                <w:noProof/>
                <w:webHidden/>
              </w:rPr>
              <w:fldChar w:fldCharType="begin"/>
            </w:r>
            <w:r w:rsidR="00D030FD">
              <w:rPr>
                <w:noProof/>
                <w:webHidden/>
              </w:rPr>
              <w:instrText xml:space="preserve"> PAGEREF _Toc167153000 \h </w:instrText>
            </w:r>
            <w:r w:rsidR="00D030FD">
              <w:rPr>
                <w:noProof/>
                <w:webHidden/>
              </w:rPr>
            </w:r>
            <w:r w:rsidR="00D030FD">
              <w:rPr>
                <w:noProof/>
                <w:webHidden/>
              </w:rPr>
              <w:fldChar w:fldCharType="separate"/>
            </w:r>
            <w:r w:rsidR="00D030FD">
              <w:rPr>
                <w:noProof/>
                <w:webHidden/>
              </w:rPr>
              <w:t>44</w:t>
            </w:r>
            <w:r w:rsidR="00D030FD">
              <w:rPr>
                <w:noProof/>
                <w:webHidden/>
              </w:rPr>
              <w:fldChar w:fldCharType="end"/>
            </w:r>
          </w:hyperlink>
        </w:p>
        <w:p w14:paraId="5362D9ED" w14:textId="4214899E" w:rsidR="00D030FD" w:rsidRDefault="00C54D2F">
          <w:pPr>
            <w:pStyle w:val="TOC2"/>
            <w:rPr>
              <w:rFonts w:asciiTheme="minorHAnsi" w:eastAsiaTheme="minorEastAsia" w:hAnsiTheme="minorHAnsi" w:cstheme="minorBidi"/>
              <w:iCs w:val="0"/>
              <w:noProof/>
              <w:sz w:val="21"/>
              <w:szCs w:val="22"/>
            </w:rPr>
          </w:pPr>
          <w:hyperlink w:anchor="_Toc167153001" w:history="1">
            <w:r w:rsidR="00D030FD" w:rsidRPr="00FF52D8">
              <w:rPr>
                <w:rStyle w:val="afe"/>
                <w:noProof/>
              </w:rPr>
              <w:t>4.2</w:t>
            </w:r>
            <w:r w:rsidR="00D030FD">
              <w:rPr>
                <w:rFonts w:asciiTheme="minorHAnsi" w:eastAsiaTheme="minorEastAsia" w:hAnsiTheme="minorHAnsi" w:cstheme="minorBidi"/>
                <w:iCs w:val="0"/>
                <w:noProof/>
                <w:sz w:val="21"/>
                <w:szCs w:val="22"/>
              </w:rPr>
              <w:tab/>
            </w:r>
            <w:r w:rsidR="00D030FD" w:rsidRPr="00FF52D8">
              <w:rPr>
                <w:rStyle w:val="afe"/>
                <w:noProof/>
              </w:rPr>
              <w:t>模拟器与真实设备的对比评估</w:t>
            </w:r>
            <w:r w:rsidR="00D030FD">
              <w:rPr>
                <w:noProof/>
                <w:webHidden/>
              </w:rPr>
              <w:tab/>
            </w:r>
            <w:r w:rsidR="00D030FD">
              <w:rPr>
                <w:noProof/>
                <w:webHidden/>
              </w:rPr>
              <w:fldChar w:fldCharType="begin"/>
            </w:r>
            <w:r w:rsidR="00D030FD">
              <w:rPr>
                <w:noProof/>
                <w:webHidden/>
              </w:rPr>
              <w:instrText xml:space="preserve"> PAGEREF _Toc167153001 \h </w:instrText>
            </w:r>
            <w:r w:rsidR="00D030FD">
              <w:rPr>
                <w:noProof/>
                <w:webHidden/>
              </w:rPr>
            </w:r>
            <w:r w:rsidR="00D030FD">
              <w:rPr>
                <w:noProof/>
                <w:webHidden/>
              </w:rPr>
              <w:fldChar w:fldCharType="separate"/>
            </w:r>
            <w:r w:rsidR="00D030FD">
              <w:rPr>
                <w:noProof/>
                <w:webHidden/>
              </w:rPr>
              <w:t>44</w:t>
            </w:r>
            <w:r w:rsidR="00D030FD">
              <w:rPr>
                <w:noProof/>
                <w:webHidden/>
              </w:rPr>
              <w:fldChar w:fldCharType="end"/>
            </w:r>
          </w:hyperlink>
        </w:p>
        <w:p w14:paraId="124F4153" w14:textId="726BA216" w:rsidR="00D030FD" w:rsidRDefault="00C54D2F">
          <w:pPr>
            <w:pStyle w:val="TOC2"/>
            <w:rPr>
              <w:rFonts w:asciiTheme="minorHAnsi" w:eastAsiaTheme="minorEastAsia" w:hAnsiTheme="minorHAnsi" w:cstheme="minorBidi"/>
              <w:iCs w:val="0"/>
              <w:noProof/>
              <w:sz w:val="21"/>
              <w:szCs w:val="22"/>
            </w:rPr>
          </w:pPr>
          <w:hyperlink w:anchor="_Toc167153002" w:history="1">
            <w:r w:rsidR="00D030FD" w:rsidRPr="00FF52D8">
              <w:rPr>
                <w:rStyle w:val="afe"/>
                <w:noProof/>
              </w:rPr>
              <w:t>4.3</w:t>
            </w:r>
            <w:r w:rsidR="00D030FD">
              <w:rPr>
                <w:rFonts w:asciiTheme="minorHAnsi" w:eastAsiaTheme="minorEastAsia" w:hAnsiTheme="minorHAnsi" w:cstheme="minorBidi"/>
                <w:iCs w:val="0"/>
                <w:noProof/>
                <w:sz w:val="21"/>
                <w:szCs w:val="22"/>
              </w:rPr>
              <w:tab/>
            </w:r>
            <w:r w:rsidR="00D030FD" w:rsidRPr="00FF52D8">
              <w:rPr>
                <w:rStyle w:val="afe"/>
                <w:noProof/>
              </w:rPr>
              <w:t>基于</w:t>
            </w:r>
            <w:r w:rsidR="00D030FD" w:rsidRPr="00FF52D8">
              <w:rPr>
                <w:rStyle w:val="afe"/>
                <w:noProof/>
              </w:rPr>
              <w:t xml:space="preserve">Inspur NS8600G2-Z </w:t>
            </w:r>
            <w:r w:rsidR="00D030FD" w:rsidRPr="00FF52D8">
              <w:rPr>
                <w:rStyle w:val="afe"/>
                <w:noProof/>
              </w:rPr>
              <w:t>的</w:t>
            </w:r>
            <w:r w:rsidR="00D030FD" w:rsidRPr="00FF52D8">
              <w:rPr>
                <w:rStyle w:val="afe"/>
                <w:noProof/>
              </w:rPr>
              <w:t>ZNS SSD</w:t>
            </w:r>
            <w:r w:rsidR="00D030FD" w:rsidRPr="00FF52D8">
              <w:rPr>
                <w:rStyle w:val="afe"/>
                <w:noProof/>
              </w:rPr>
              <w:t>评估</w:t>
            </w:r>
            <w:r w:rsidR="00D030FD">
              <w:rPr>
                <w:noProof/>
                <w:webHidden/>
              </w:rPr>
              <w:tab/>
            </w:r>
            <w:r w:rsidR="00D030FD">
              <w:rPr>
                <w:noProof/>
                <w:webHidden/>
              </w:rPr>
              <w:fldChar w:fldCharType="begin"/>
            </w:r>
            <w:r w:rsidR="00D030FD">
              <w:rPr>
                <w:noProof/>
                <w:webHidden/>
              </w:rPr>
              <w:instrText xml:space="preserve"> PAGEREF _Toc167153002 \h </w:instrText>
            </w:r>
            <w:r w:rsidR="00D030FD">
              <w:rPr>
                <w:noProof/>
                <w:webHidden/>
              </w:rPr>
            </w:r>
            <w:r w:rsidR="00D030FD">
              <w:rPr>
                <w:noProof/>
                <w:webHidden/>
              </w:rPr>
              <w:fldChar w:fldCharType="separate"/>
            </w:r>
            <w:r w:rsidR="00D030FD">
              <w:rPr>
                <w:noProof/>
                <w:webHidden/>
              </w:rPr>
              <w:t>45</w:t>
            </w:r>
            <w:r w:rsidR="00D030FD">
              <w:rPr>
                <w:noProof/>
                <w:webHidden/>
              </w:rPr>
              <w:fldChar w:fldCharType="end"/>
            </w:r>
          </w:hyperlink>
        </w:p>
        <w:p w14:paraId="0589DA08" w14:textId="5475CA67" w:rsidR="00D030FD" w:rsidRDefault="00C54D2F">
          <w:pPr>
            <w:pStyle w:val="TOC2"/>
            <w:rPr>
              <w:rFonts w:asciiTheme="minorHAnsi" w:eastAsiaTheme="minorEastAsia" w:hAnsiTheme="minorHAnsi" w:cstheme="minorBidi"/>
              <w:iCs w:val="0"/>
              <w:noProof/>
              <w:sz w:val="21"/>
              <w:szCs w:val="22"/>
            </w:rPr>
          </w:pPr>
          <w:hyperlink w:anchor="_Toc167153003" w:history="1">
            <w:r w:rsidR="00D030FD" w:rsidRPr="00FF52D8">
              <w:rPr>
                <w:rStyle w:val="afe"/>
                <w:noProof/>
              </w:rPr>
              <w:t>4.4</w:t>
            </w:r>
            <w:r w:rsidR="00D030FD">
              <w:rPr>
                <w:rFonts w:asciiTheme="minorHAnsi" w:eastAsiaTheme="minorEastAsia" w:hAnsiTheme="minorHAnsi" w:cstheme="minorBidi"/>
                <w:iCs w:val="0"/>
                <w:noProof/>
                <w:sz w:val="21"/>
                <w:szCs w:val="22"/>
              </w:rPr>
              <w:tab/>
            </w:r>
            <w:r w:rsidR="00D030FD" w:rsidRPr="00FF52D8">
              <w:rPr>
                <w:rStyle w:val="afe"/>
                <w:noProof/>
              </w:rPr>
              <w:t>ZAFS</w:t>
            </w:r>
            <w:r w:rsidR="00D030FD" w:rsidRPr="00FF52D8">
              <w:rPr>
                <w:rStyle w:val="afe"/>
                <w:noProof/>
              </w:rPr>
              <w:t>评估</w:t>
            </w:r>
            <w:r w:rsidR="00D030FD">
              <w:rPr>
                <w:noProof/>
                <w:webHidden/>
              </w:rPr>
              <w:tab/>
            </w:r>
            <w:r w:rsidR="00D030FD">
              <w:rPr>
                <w:noProof/>
                <w:webHidden/>
              </w:rPr>
              <w:fldChar w:fldCharType="begin"/>
            </w:r>
            <w:r w:rsidR="00D030FD">
              <w:rPr>
                <w:noProof/>
                <w:webHidden/>
              </w:rPr>
              <w:instrText xml:space="preserve"> PAGEREF _Toc167153003 \h </w:instrText>
            </w:r>
            <w:r w:rsidR="00D030FD">
              <w:rPr>
                <w:noProof/>
                <w:webHidden/>
              </w:rPr>
            </w:r>
            <w:r w:rsidR="00D030FD">
              <w:rPr>
                <w:noProof/>
                <w:webHidden/>
              </w:rPr>
              <w:fldChar w:fldCharType="separate"/>
            </w:r>
            <w:r w:rsidR="00D030FD">
              <w:rPr>
                <w:noProof/>
                <w:webHidden/>
              </w:rPr>
              <w:t>50</w:t>
            </w:r>
            <w:r w:rsidR="00D030FD">
              <w:rPr>
                <w:noProof/>
                <w:webHidden/>
              </w:rPr>
              <w:fldChar w:fldCharType="end"/>
            </w:r>
          </w:hyperlink>
        </w:p>
        <w:p w14:paraId="147E2652" w14:textId="219B505B" w:rsidR="00D030FD" w:rsidRDefault="00C54D2F">
          <w:pPr>
            <w:pStyle w:val="TOC2"/>
            <w:rPr>
              <w:rFonts w:asciiTheme="minorHAnsi" w:eastAsiaTheme="minorEastAsia" w:hAnsiTheme="minorHAnsi" w:cstheme="minorBidi"/>
              <w:iCs w:val="0"/>
              <w:noProof/>
              <w:sz w:val="21"/>
              <w:szCs w:val="22"/>
            </w:rPr>
          </w:pPr>
          <w:hyperlink w:anchor="_Toc167153004" w:history="1">
            <w:r w:rsidR="00D030FD" w:rsidRPr="00FF52D8">
              <w:rPr>
                <w:rStyle w:val="afe"/>
                <w:noProof/>
              </w:rPr>
              <w:t>4.5</w:t>
            </w:r>
            <w:r w:rsidR="00D030FD">
              <w:rPr>
                <w:rFonts w:asciiTheme="minorHAnsi" w:eastAsiaTheme="minorEastAsia" w:hAnsiTheme="minorHAnsi" w:cstheme="minorBidi"/>
                <w:iCs w:val="0"/>
                <w:noProof/>
                <w:sz w:val="21"/>
                <w:szCs w:val="22"/>
              </w:rPr>
              <w:tab/>
            </w:r>
            <w:r w:rsidR="00D030FD" w:rsidRPr="00FF52D8">
              <w:rPr>
                <w:rStyle w:val="afe"/>
                <w:noProof/>
              </w:rPr>
              <w:t>本章小结</w:t>
            </w:r>
            <w:r w:rsidR="00D030FD">
              <w:rPr>
                <w:noProof/>
                <w:webHidden/>
              </w:rPr>
              <w:tab/>
            </w:r>
            <w:r w:rsidR="00D030FD">
              <w:rPr>
                <w:noProof/>
                <w:webHidden/>
              </w:rPr>
              <w:fldChar w:fldCharType="begin"/>
            </w:r>
            <w:r w:rsidR="00D030FD">
              <w:rPr>
                <w:noProof/>
                <w:webHidden/>
              </w:rPr>
              <w:instrText xml:space="preserve"> PAGEREF _Toc167153004 \h </w:instrText>
            </w:r>
            <w:r w:rsidR="00D030FD">
              <w:rPr>
                <w:noProof/>
                <w:webHidden/>
              </w:rPr>
            </w:r>
            <w:r w:rsidR="00D030FD">
              <w:rPr>
                <w:noProof/>
                <w:webHidden/>
              </w:rPr>
              <w:fldChar w:fldCharType="separate"/>
            </w:r>
            <w:r w:rsidR="00D030FD">
              <w:rPr>
                <w:noProof/>
                <w:webHidden/>
              </w:rPr>
              <w:t>51</w:t>
            </w:r>
            <w:r w:rsidR="00D030FD">
              <w:rPr>
                <w:noProof/>
                <w:webHidden/>
              </w:rPr>
              <w:fldChar w:fldCharType="end"/>
            </w:r>
          </w:hyperlink>
        </w:p>
        <w:p w14:paraId="4690E138" w14:textId="267943F4" w:rsidR="00D030FD" w:rsidRDefault="00C54D2F" w:rsidP="00D030FD">
          <w:pPr>
            <w:pStyle w:val="TOC1"/>
            <w:rPr>
              <w:rFonts w:asciiTheme="minorHAnsi" w:eastAsiaTheme="minorEastAsia" w:hAnsiTheme="minorHAnsi" w:cstheme="minorBidi"/>
              <w:noProof/>
              <w:sz w:val="21"/>
              <w:szCs w:val="22"/>
            </w:rPr>
          </w:pPr>
          <w:hyperlink w:anchor="_Toc167153005" w:history="1">
            <w:r w:rsidR="00D030FD" w:rsidRPr="00FF52D8">
              <w:rPr>
                <w:rStyle w:val="afe"/>
                <w:noProof/>
              </w:rPr>
              <w:t>5</w:t>
            </w:r>
            <w:r w:rsidR="00D030FD">
              <w:rPr>
                <w:rFonts w:asciiTheme="minorHAnsi" w:eastAsiaTheme="minorEastAsia" w:hAnsiTheme="minorHAnsi" w:cstheme="minorBidi"/>
                <w:noProof/>
                <w:sz w:val="21"/>
                <w:szCs w:val="22"/>
              </w:rPr>
              <w:tab/>
            </w:r>
            <w:r w:rsidR="00D030FD" w:rsidRPr="00FF52D8">
              <w:rPr>
                <w:rStyle w:val="afe"/>
                <w:noProof/>
              </w:rPr>
              <w:t>总结与展望</w:t>
            </w:r>
            <w:r w:rsidR="00D030FD">
              <w:rPr>
                <w:noProof/>
                <w:webHidden/>
              </w:rPr>
              <w:tab/>
            </w:r>
            <w:r w:rsidR="00D030FD">
              <w:rPr>
                <w:noProof/>
                <w:webHidden/>
              </w:rPr>
              <w:fldChar w:fldCharType="begin"/>
            </w:r>
            <w:r w:rsidR="00D030FD">
              <w:rPr>
                <w:noProof/>
                <w:webHidden/>
              </w:rPr>
              <w:instrText xml:space="preserve"> PAGEREF _Toc167153005 \h </w:instrText>
            </w:r>
            <w:r w:rsidR="00D030FD">
              <w:rPr>
                <w:noProof/>
                <w:webHidden/>
              </w:rPr>
            </w:r>
            <w:r w:rsidR="00D030FD">
              <w:rPr>
                <w:noProof/>
                <w:webHidden/>
              </w:rPr>
              <w:fldChar w:fldCharType="separate"/>
            </w:r>
            <w:r w:rsidR="00D030FD">
              <w:rPr>
                <w:noProof/>
                <w:webHidden/>
              </w:rPr>
              <w:t>52</w:t>
            </w:r>
            <w:r w:rsidR="00D030FD">
              <w:rPr>
                <w:noProof/>
                <w:webHidden/>
              </w:rPr>
              <w:fldChar w:fldCharType="end"/>
            </w:r>
          </w:hyperlink>
        </w:p>
        <w:p w14:paraId="3F1CFB7C" w14:textId="3E4FF936" w:rsidR="00D030FD" w:rsidRDefault="00C54D2F" w:rsidP="00D030FD">
          <w:pPr>
            <w:pStyle w:val="TOC1"/>
            <w:rPr>
              <w:rFonts w:asciiTheme="minorHAnsi" w:eastAsiaTheme="minorEastAsia" w:hAnsiTheme="minorHAnsi" w:cstheme="minorBidi"/>
              <w:noProof/>
              <w:sz w:val="21"/>
              <w:szCs w:val="22"/>
            </w:rPr>
          </w:pPr>
          <w:hyperlink w:anchor="_Toc167153006" w:history="1">
            <w:r w:rsidR="00D030FD" w:rsidRPr="00FF52D8">
              <w:rPr>
                <w:rStyle w:val="afe"/>
                <w:noProof/>
              </w:rPr>
              <w:t>致</w:t>
            </w:r>
            <w:r w:rsidR="00D030FD" w:rsidRPr="00FF52D8">
              <w:rPr>
                <w:rStyle w:val="afe"/>
                <w:noProof/>
              </w:rPr>
              <w:t xml:space="preserve">  </w:t>
            </w:r>
            <w:r w:rsidR="00D030FD" w:rsidRPr="00FF52D8">
              <w:rPr>
                <w:rStyle w:val="afe"/>
                <w:noProof/>
              </w:rPr>
              <w:t>谢</w:t>
            </w:r>
            <w:r w:rsidR="00D030FD">
              <w:rPr>
                <w:noProof/>
                <w:webHidden/>
              </w:rPr>
              <w:tab/>
            </w:r>
            <w:r w:rsidR="00D030FD">
              <w:rPr>
                <w:noProof/>
                <w:webHidden/>
              </w:rPr>
              <w:fldChar w:fldCharType="begin"/>
            </w:r>
            <w:r w:rsidR="00D030FD">
              <w:rPr>
                <w:noProof/>
                <w:webHidden/>
              </w:rPr>
              <w:instrText xml:space="preserve"> PAGEREF _Toc167153006 \h </w:instrText>
            </w:r>
            <w:r w:rsidR="00D030FD">
              <w:rPr>
                <w:noProof/>
                <w:webHidden/>
              </w:rPr>
            </w:r>
            <w:r w:rsidR="00D030FD">
              <w:rPr>
                <w:noProof/>
                <w:webHidden/>
              </w:rPr>
              <w:fldChar w:fldCharType="separate"/>
            </w:r>
            <w:r w:rsidR="00D030FD">
              <w:rPr>
                <w:noProof/>
                <w:webHidden/>
              </w:rPr>
              <w:t>53</w:t>
            </w:r>
            <w:r w:rsidR="00D030FD">
              <w:rPr>
                <w:noProof/>
                <w:webHidden/>
              </w:rPr>
              <w:fldChar w:fldCharType="end"/>
            </w:r>
          </w:hyperlink>
        </w:p>
        <w:p w14:paraId="55E88B3A" w14:textId="5A0BB13A" w:rsidR="00D030FD" w:rsidRDefault="00C54D2F" w:rsidP="00D030FD">
          <w:pPr>
            <w:pStyle w:val="TOC1"/>
            <w:rPr>
              <w:rFonts w:asciiTheme="minorHAnsi" w:eastAsiaTheme="minorEastAsia" w:hAnsiTheme="minorHAnsi" w:cstheme="minorBidi"/>
              <w:noProof/>
              <w:sz w:val="21"/>
              <w:szCs w:val="22"/>
            </w:rPr>
          </w:pPr>
          <w:hyperlink w:anchor="_Toc167153007" w:history="1">
            <w:r w:rsidR="00D030FD" w:rsidRPr="00FF52D8">
              <w:rPr>
                <w:rStyle w:val="afe"/>
                <w:noProof/>
              </w:rPr>
              <w:t>参考文献</w:t>
            </w:r>
            <w:r w:rsidR="00D030FD">
              <w:rPr>
                <w:noProof/>
                <w:webHidden/>
              </w:rPr>
              <w:tab/>
            </w:r>
            <w:r w:rsidR="00D030FD">
              <w:rPr>
                <w:noProof/>
                <w:webHidden/>
              </w:rPr>
              <w:fldChar w:fldCharType="begin"/>
            </w:r>
            <w:r w:rsidR="00D030FD">
              <w:rPr>
                <w:noProof/>
                <w:webHidden/>
              </w:rPr>
              <w:instrText xml:space="preserve"> PAGEREF _Toc167153007 \h </w:instrText>
            </w:r>
            <w:r w:rsidR="00D030FD">
              <w:rPr>
                <w:noProof/>
                <w:webHidden/>
              </w:rPr>
            </w:r>
            <w:r w:rsidR="00D030FD">
              <w:rPr>
                <w:noProof/>
                <w:webHidden/>
              </w:rPr>
              <w:fldChar w:fldCharType="separate"/>
            </w:r>
            <w:r w:rsidR="00D030FD">
              <w:rPr>
                <w:noProof/>
                <w:webHidden/>
              </w:rPr>
              <w:t>54</w:t>
            </w:r>
            <w:r w:rsidR="00D030FD">
              <w:rPr>
                <w:noProof/>
                <w:webHidden/>
              </w:rPr>
              <w:fldChar w:fldCharType="end"/>
            </w:r>
          </w:hyperlink>
        </w:p>
        <w:p w14:paraId="4AAAD1ED" w14:textId="6BBF3644" w:rsidR="000F2FD8" w:rsidRPr="000F56E3" w:rsidRDefault="00327DA5" w:rsidP="00D030FD">
          <w:pPr>
            <w:pStyle w:val="TOC1"/>
            <w:rPr>
              <w:lang w:val="zh-CN"/>
            </w:rPr>
            <w:sectPr w:rsidR="000F2FD8" w:rsidRPr="000F56E3">
              <w:type w:val="continuous"/>
              <w:pgSz w:w="11906" w:h="16838"/>
              <w:pgMar w:top="1843" w:right="1797" w:bottom="1531" w:left="1797" w:header="1134" w:footer="1221" w:gutter="0"/>
              <w:pgNumType w:fmt="upperRoman"/>
              <w:cols w:space="720"/>
              <w:docGrid w:linePitch="312"/>
            </w:sectPr>
          </w:pPr>
          <w:r w:rsidRPr="000F56E3">
            <w:rPr>
              <w:szCs w:val="24"/>
            </w:rPr>
            <w:fldChar w:fldCharType="end"/>
          </w:r>
        </w:p>
      </w:sdtContent>
    </w:sdt>
    <w:p w14:paraId="1644482B" w14:textId="6739DBDE" w:rsidR="000F2FD8" w:rsidRPr="000F56E3" w:rsidRDefault="00327DA5" w:rsidP="00D52E28">
      <w:pPr>
        <w:pStyle w:val="1"/>
      </w:pPr>
      <w:bookmarkStart w:id="8" w:name="_Toc452327267"/>
      <w:bookmarkStart w:id="9" w:name="_Toc452327433"/>
      <w:bookmarkStart w:id="10" w:name="_Toc451934678"/>
      <w:bookmarkStart w:id="11" w:name="_Toc451934035"/>
      <w:bookmarkStart w:id="12" w:name="_Toc167152982"/>
      <w:r w:rsidRPr="000F56E3">
        <w:lastRenderedPageBreak/>
        <w:t>绪</w:t>
      </w:r>
      <w:r w:rsidRPr="000F56E3">
        <w:t xml:space="preserve">  </w:t>
      </w:r>
      <w:r w:rsidRPr="000F56E3">
        <w:t>论</w:t>
      </w:r>
      <w:bookmarkEnd w:id="8"/>
      <w:bookmarkEnd w:id="9"/>
      <w:bookmarkEnd w:id="10"/>
      <w:bookmarkEnd w:id="11"/>
      <w:bookmarkEnd w:id="12"/>
    </w:p>
    <w:p w14:paraId="20C8AFB9" w14:textId="2472DA3D" w:rsidR="00864D79" w:rsidRPr="000F56E3" w:rsidRDefault="00864D79" w:rsidP="00D52E28">
      <w:bookmarkStart w:id="13" w:name="_Toc452327268"/>
      <w:bookmarkStart w:id="14" w:name="_Ref452311050"/>
      <w:bookmarkStart w:id="15" w:name="_Ref452311588"/>
      <w:bookmarkStart w:id="16" w:name="_Toc451934036"/>
      <w:bookmarkStart w:id="17" w:name="_Toc451934679"/>
      <w:bookmarkStart w:id="18" w:name="_Toc452327434"/>
      <w:r w:rsidRPr="000F56E3">
        <w:t>本章首先分析传统固态硬盘</w:t>
      </w:r>
      <w:r w:rsidR="00A8669D" w:rsidRPr="000F56E3">
        <w:t>设计上</w:t>
      </w:r>
      <w:r w:rsidRPr="000F56E3">
        <w:t>存在的局限和发展</w:t>
      </w:r>
      <w:r w:rsidR="00A8669D" w:rsidRPr="000F56E3">
        <w:t>中遇到的</w:t>
      </w:r>
      <w:r w:rsidRPr="000F56E3">
        <w:t>瓶颈，然后介绍新兴的固态硬盘技术及其国内外研究发展现状，深入分析其优势和存在的风险与挑战，</w:t>
      </w:r>
      <w:r w:rsidR="004B088F" w:rsidRPr="000F56E3">
        <w:t>并</w:t>
      </w:r>
      <w:r w:rsidRPr="000F56E3">
        <w:t>对本文的主要研究内容及工作意义作了具体说明。</w:t>
      </w:r>
    </w:p>
    <w:p w14:paraId="5DE78F16" w14:textId="77777777" w:rsidR="00966FD6" w:rsidRPr="000F56E3" w:rsidRDefault="00966FD6" w:rsidP="00D52E28">
      <w:pPr>
        <w:pStyle w:val="2"/>
        <w:spacing w:before="120" w:after="120"/>
      </w:pPr>
      <w:bookmarkStart w:id="19" w:name="_Toc167152983"/>
      <w:bookmarkStart w:id="20" w:name="_Toc452327435"/>
      <w:bookmarkStart w:id="21" w:name="_Toc451934037"/>
      <w:bookmarkStart w:id="22" w:name="_Toc451934680"/>
      <w:bookmarkStart w:id="23" w:name="_Toc452327269"/>
      <w:bookmarkEnd w:id="13"/>
      <w:bookmarkEnd w:id="14"/>
      <w:bookmarkEnd w:id="15"/>
      <w:bookmarkEnd w:id="16"/>
      <w:bookmarkEnd w:id="17"/>
      <w:bookmarkEnd w:id="18"/>
      <w:r w:rsidRPr="000F56E3">
        <w:t>课题背景、目的与意义</w:t>
      </w:r>
      <w:bookmarkEnd w:id="19"/>
    </w:p>
    <w:p w14:paraId="17693442" w14:textId="440B6B1D" w:rsidR="00966FD6" w:rsidRPr="000F56E3" w:rsidRDefault="00966FD6" w:rsidP="00D52E28">
      <w:bookmarkStart w:id="24" w:name="_Toc135227510"/>
      <w:bookmarkStart w:id="25" w:name="_Toc134007859"/>
      <w:bookmarkStart w:id="26" w:name="_Hlk126594538"/>
      <w:bookmarkStart w:id="27" w:name="_Hlk126594400"/>
      <w:r w:rsidRPr="000F56E3">
        <w:t>随着数据中心对存储性能与效率的需求日益增长，传统的</w:t>
      </w:r>
      <w:r w:rsidR="00F35450">
        <w:rPr>
          <w:rFonts w:hint="eastAsia"/>
        </w:rPr>
        <w:t>固态硬盘在</w:t>
      </w:r>
      <w:r w:rsidR="00644349">
        <w:rPr>
          <w:rFonts w:hint="eastAsia"/>
        </w:rPr>
        <w:t>性能</w:t>
      </w:r>
      <w:r w:rsidR="00F35450">
        <w:rPr>
          <w:rFonts w:hint="eastAsia"/>
        </w:rPr>
        <w:t>，单盘容量</w:t>
      </w:r>
      <w:r w:rsidR="00DA1A82">
        <w:rPr>
          <w:rFonts w:hint="eastAsia"/>
        </w:rPr>
        <w:t>，寿命等方面</w:t>
      </w:r>
      <w:r w:rsidRPr="000F56E3">
        <w:t>已经无法满足</w:t>
      </w:r>
      <w:r w:rsidR="00E02660" w:rsidRPr="000F56E3">
        <w:t>其存储</w:t>
      </w:r>
      <w:r w:rsidRPr="000F56E3">
        <w:t>需求。</w:t>
      </w:r>
      <w:r w:rsidR="001F1D4F" w:rsidRPr="000F56E3">
        <w:t>在</w:t>
      </w:r>
      <w:r w:rsidR="0003299F" w:rsidRPr="000F56E3">
        <w:t>此</w:t>
      </w:r>
      <w:r w:rsidRPr="000F56E3">
        <w:t>背景下，</w:t>
      </w:r>
      <w:r w:rsidRPr="000F56E3">
        <w:t>Zoned Namespace (ZNS) SSD</w:t>
      </w:r>
      <w:r w:rsidRPr="000F56E3">
        <w:t>作为一种新兴的</w:t>
      </w:r>
      <w:r w:rsidR="00F95A77">
        <w:rPr>
          <w:rFonts w:hint="eastAsia"/>
        </w:rPr>
        <w:t>固态盘存储</w:t>
      </w:r>
      <w:r w:rsidRPr="000F56E3">
        <w:t>技术，</w:t>
      </w:r>
      <w:r w:rsidR="004573B9" w:rsidRPr="004573B9">
        <w:t>通过区域化管理并强制要求区域（</w:t>
      </w:r>
      <w:r w:rsidR="004573B9" w:rsidRPr="004573B9">
        <w:t>Zone</w:t>
      </w:r>
      <w:r w:rsidR="004573B9" w:rsidRPr="004573B9">
        <w:t>）内顺序写入</w:t>
      </w:r>
      <w:r w:rsidR="004573B9">
        <w:rPr>
          <w:rFonts w:hint="eastAsia"/>
        </w:rPr>
        <w:t>，</w:t>
      </w:r>
      <w:r w:rsidR="00123EEB">
        <w:rPr>
          <w:rFonts w:hint="eastAsia"/>
        </w:rPr>
        <w:t>消除</w:t>
      </w:r>
      <w:r w:rsidR="00123EEB" w:rsidRPr="00123EEB">
        <w:rPr>
          <w:rFonts w:hint="eastAsia"/>
        </w:rPr>
        <w:t>了硬盘内部管理机制造成的</w:t>
      </w:r>
      <w:r w:rsidR="00123EEB" w:rsidRPr="00123EEB">
        <w:t>写放大效应</w:t>
      </w:r>
      <w:r w:rsidR="003867DE">
        <w:rPr>
          <w:rFonts w:hint="eastAsia"/>
        </w:rPr>
        <w:t>，</w:t>
      </w:r>
      <w:r w:rsidR="00DB3F73">
        <w:rPr>
          <w:rFonts w:hint="eastAsia"/>
        </w:rPr>
        <w:t>有效应对了挑战，</w:t>
      </w:r>
      <w:r w:rsidR="00185439">
        <w:rPr>
          <w:rFonts w:hint="eastAsia"/>
        </w:rPr>
        <w:t>显著</w:t>
      </w:r>
      <w:r w:rsidR="004573B9">
        <w:rPr>
          <w:rFonts w:hint="eastAsia"/>
        </w:rPr>
        <w:t>提升了</w:t>
      </w:r>
      <w:r w:rsidRPr="000F56E3">
        <w:t>存储效率</w:t>
      </w:r>
      <w:r w:rsidR="00A5469C">
        <w:rPr>
          <w:rFonts w:hint="eastAsia"/>
        </w:rPr>
        <w:t>，</w:t>
      </w:r>
      <w:r w:rsidR="008D5202">
        <w:rPr>
          <w:rFonts w:hint="eastAsia"/>
        </w:rPr>
        <w:t>延长了</w:t>
      </w:r>
      <w:r w:rsidR="00F42258">
        <w:rPr>
          <w:rFonts w:hint="eastAsia"/>
        </w:rPr>
        <w:t>固态硬盘寿命</w:t>
      </w:r>
      <w:r w:rsidR="00147F15">
        <w:rPr>
          <w:rFonts w:hint="eastAsia"/>
        </w:rPr>
        <w:t>。</w:t>
      </w:r>
      <w:r w:rsidR="00DB3F73">
        <w:rPr>
          <w:rFonts w:hint="eastAsia"/>
        </w:rPr>
        <w:t>获得</w:t>
      </w:r>
      <w:r w:rsidRPr="000F56E3">
        <w:t>学术界和工业界的</w:t>
      </w:r>
      <w:r w:rsidR="00DB3F73">
        <w:rPr>
          <w:rFonts w:hint="eastAsia"/>
        </w:rPr>
        <w:t>青睐</w:t>
      </w:r>
      <w:r w:rsidRPr="000F56E3">
        <w:t>。本课题来源于实验室与浪潮等企业联合申请的</w:t>
      </w:r>
      <w:r w:rsidRPr="000F56E3">
        <w:t>“</w:t>
      </w:r>
      <w:r w:rsidRPr="000F56E3">
        <w:t>面向新型计算模式的分布式存储系统</w:t>
      </w:r>
      <w:r w:rsidRPr="000F56E3">
        <w:t>”</w:t>
      </w:r>
      <w:r w:rsidRPr="000F56E3">
        <w:t>重点专项，尝试利用</w:t>
      </w:r>
      <w:r w:rsidRPr="000F56E3">
        <w:t>ZNS SSD</w:t>
      </w:r>
      <w:r w:rsidRPr="000F56E3">
        <w:t>等</w:t>
      </w:r>
      <w:r w:rsidR="00866043" w:rsidRPr="000F56E3">
        <w:t>新型</w:t>
      </w:r>
      <w:r w:rsidRPr="000F56E3">
        <w:t>硬件重新设计存储系统。本课题作为此专项的先行性研究，基于多块实际的</w:t>
      </w:r>
      <w:r w:rsidRPr="000F56E3">
        <w:t>ZNS SSD</w:t>
      </w:r>
      <w:r w:rsidR="002A3E37" w:rsidRPr="000F56E3">
        <w:t>设备</w:t>
      </w:r>
      <w:r w:rsidR="001A411D">
        <w:rPr>
          <w:rFonts w:hint="eastAsia"/>
        </w:rPr>
        <w:t>实现了</w:t>
      </w:r>
      <w:r w:rsidRPr="000F56E3">
        <w:t>ZNS SSD</w:t>
      </w:r>
      <w:r w:rsidRPr="000F56E3">
        <w:t>的数据访问特征</w:t>
      </w:r>
      <w:r w:rsidR="00711692" w:rsidRPr="000F56E3">
        <w:t>分析</w:t>
      </w:r>
      <w:r w:rsidRPr="000F56E3">
        <w:t>以及性能优化。</w:t>
      </w:r>
    </w:p>
    <w:bookmarkEnd w:id="24"/>
    <w:bookmarkEnd w:id="25"/>
    <w:bookmarkEnd w:id="26"/>
    <w:bookmarkEnd w:id="27"/>
    <w:p w14:paraId="3A0685B8" w14:textId="77777777" w:rsidR="00966FD6" w:rsidRPr="000F56E3" w:rsidRDefault="00966FD6" w:rsidP="00D52E28">
      <w:pPr>
        <w:pStyle w:val="3"/>
      </w:pPr>
      <w:r w:rsidRPr="000F56E3">
        <w:t>研究背景与趋势</w:t>
      </w:r>
    </w:p>
    <w:p w14:paraId="2744B119" w14:textId="3CF2CA36" w:rsidR="00966FD6" w:rsidRPr="000F56E3" w:rsidRDefault="00966FD6" w:rsidP="00D52E28">
      <w:r w:rsidRPr="000F56E3">
        <w:t>传统固态硬盘</w:t>
      </w:r>
      <w:r w:rsidR="00D801EE">
        <w:rPr>
          <w:rFonts w:hint="eastAsia"/>
        </w:rPr>
        <w:t>在</w:t>
      </w:r>
      <w:r w:rsidRPr="000F56E3">
        <w:t>设计上存在</w:t>
      </w:r>
      <w:r w:rsidR="009B0B6D">
        <w:rPr>
          <w:rFonts w:hint="eastAsia"/>
        </w:rPr>
        <w:t>较大的改进空间</w:t>
      </w:r>
      <w:r w:rsidR="00651DE6">
        <w:rPr>
          <w:rFonts w:hint="eastAsia"/>
        </w:rPr>
        <w:t>。</w:t>
      </w:r>
      <w:r w:rsidRPr="000F56E3">
        <w:t>例如，</w:t>
      </w:r>
      <w:r w:rsidR="00651DE6">
        <w:rPr>
          <w:rFonts w:hint="eastAsia"/>
        </w:rPr>
        <w:t>针对</w:t>
      </w:r>
      <w:r w:rsidRPr="000F56E3">
        <w:t>闪存转换层和垃圾回收机制带来的写放大问题，兴起了在软件层面对固态硬盘进行优化的研究工作</w:t>
      </w:r>
      <w:r w:rsidR="00651DE6">
        <w:rPr>
          <w:rFonts w:hint="eastAsia"/>
        </w:rPr>
        <w:t>。</w:t>
      </w:r>
      <w:r w:rsidRPr="000F56E3">
        <w:t>然而，这些技术并不能彻底解决固态硬盘硬件设计上的</w:t>
      </w:r>
      <w:r w:rsidR="00651DE6">
        <w:rPr>
          <w:rFonts w:hint="eastAsia"/>
        </w:rPr>
        <w:t>缺陷。</w:t>
      </w:r>
      <w:r w:rsidRPr="000F56E3">
        <w:t>因此，</w:t>
      </w:r>
      <w:r w:rsidR="00651DE6">
        <w:rPr>
          <w:rFonts w:hint="eastAsia"/>
        </w:rPr>
        <w:t>工业界</w:t>
      </w:r>
      <w:r w:rsidRPr="000F56E3">
        <w:t>向底层深入，</w:t>
      </w:r>
      <w:r w:rsidR="00651DE6">
        <w:rPr>
          <w:rFonts w:hint="eastAsia"/>
        </w:rPr>
        <w:t>从</w:t>
      </w:r>
      <w:r w:rsidRPr="000F56E3">
        <w:t>硬件</w:t>
      </w:r>
      <w:r w:rsidR="00DB315B" w:rsidRPr="000F56E3">
        <w:t>层面</w:t>
      </w:r>
      <w:r w:rsidRPr="000F56E3">
        <w:t>进行</w:t>
      </w:r>
      <w:r w:rsidR="00651DE6">
        <w:rPr>
          <w:rFonts w:hint="eastAsia"/>
        </w:rPr>
        <w:t>了</w:t>
      </w:r>
      <w:r w:rsidRPr="000F56E3">
        <w:t>改良和创新。但是</w:t>
      </w:r>
      <w:r w:rsidR="00A97C78" w:rsidRPr="000F56E3">
        <w:t>，</w:t>
      </w:r>
      <w:r w:rsidRPr="000F56E3">
        <w:t>这些新硬件技术</w:t>
      </w:r>
      <w:r w:rsidR="00FA74DF">
        <w:rPr>
          <w:rFonts w:hint="eastAsia"/>
        </w:rPr>
        <w:t>的发展仍然需要软件层面的</w:t>
      </w:r>
      <w:r w:rsidR="008F1BEB">
        <w:rPr>
          <w:rFonts w:hint="eastAsia"/>
        </w:rPr>
        <w:t>适配</w:t>
      </w:r>
      <w:r w:rsidR="00FA74DF">
        <w:rPr>
          <w:rFonts w:hint="eastAsia"/>
        </w:rPr>
        <w:t>性支持</w:t>
      </w:r>
      <w:r w:rsidR="00072641" w:rsidRPr="000F56E3">
        <w:t>，</w:t>
      </w:r>
      <w:r w:rsidR="00FA74DF">
        <w:rPr>
          <w:rFonts w:hint="eastAsia"/>
        </w:rPr>
        <w:t>以</w:t>
      </w:r>
      <w:r w:rsidR="008F1BEB">
        <w:rPr>
          <w:rFonts w:hint="eastAsia"/>
        </w:rPr>
        <w:t>发挥其硬件优势，</w:t>
      </w:r>
      <w:r w:rsidR="00FA74DF">
        <w:rPr>
          <w:rFonts w:hint="eastAsia"/>
        </w:rPr>
        <w:t>更好的适应实际应用的发展。</w:t>
      </w:r>
    </w:p>
    <w:p w14:paraId="114AC9FA" w14:textId="46994F99" w:rsidR="00966FD6" w:rsidRPr="000F56E3" w:rsidRDefault="0062632A" w:rsidP="00D52E28">
      <w:pPr>
        <w:pStyle w:val="4"/>
      </w:pPr>
      <w:r>
        <w:rPr>
          <w:rFonts w:hint="eastAsia"/>
        </w:rPr>
        <w:t>传统</w:t>
      </w:r>
      <w:r w:rsidR="00966FD6" w:rsidRPr="000F56E3">
        <w:t>写放大</w:t>
      </w:r>
      <w:r w:rsidR="002B1DC7">
        <w:rPr>
          <w:rFonts w:hint="eastAsia"/>
        </w:rPr>
        <w:t>优化</w:t>
      </w:r>
      <w:r>
        <w:rPr>
          <w:rFonts w:hint="eastAsia"/>
        </w:rPr>
        <w:t>及其局限性</w:t>
      </w:r>
    </w:p>
    <w:p w14:paraId="7D3330A4" w14:textId="524D5493" w:rsidR="00966FD6" w:rsidRPr="000F56E3" w:rsidRDefault="00966FD6" w:rsidP="00D52E28">
      <w:pPr>
        <w:pStyle w:val="affd"/>
        <w:rPr>
          <w:lang w:eastAsia="zh-Hans"/>
        </w:rPr>
      </w:pPr>
      <w:r w:rsidRPr="000F56E3">
        <w:rPr>
          <w:lang w:eastAsia="zh-Hans"/>
        </w:rPr>
        <w:t>写放大</w:t>
      </w:r>
      <w:r w:rsidR="006453AB" w:rsidRPr="000F56E3">
        <w:rPr>
          <w:lang w:eastAsia="zh-Hans"/>
        </w:rPr>
        <w:t>倍数</w:t>
      </w:r>
      <w:r w:rsidRPr="000F56E3">
        <w:rPr>
          <w:lang w:eastAsia="zh-Hans"/>
        </w:rPr>
        <w:t>（</w:t>
      </w:r>
      <w:r w:rsidRPr="000F56E3">
        <w:rPr>
          <w:lang w:eastAsia="zh-Hans"/>
        </w:rPr>
        <w:t>Write Amplification</w:t>
      </w:r>
      <w:r w:rsidR="00911351" w:rsidRPr="000F56E3">
        <w:rPr>
          <w:color w:val="0D0D0D"/>
          <w:szCs w:val="21"/>
        </w:rPr>
        <w:t xml:space="preserve"> </w:t>
      </w:r>
      <w:r w:rsidR="00911351" w:rsidRPr="000F56E3">
        <w:rPr>
          <w:lang w:eastAsia="zh-Hans"/>
        </w:rPr>
        <w:t>Factor</w:t>
      </w:r>
      <w:r w:rsidRPr="000F56E3">
        <w:rPr>
          <w:lang w:eastAsia="zh-Hans"/>
        </w:rPr>
        <w:t>，</w:t>
      </w:r>
      <w:r w:rsidRPr="000F56E3">
        <w:rPr>
          <w:lang w:eastAsia="zh-Hans"/>
        </w:rPr>
        <w:t>WA</w:t>
      </w:r>
      <w:r w:rsidR="00487AAC" w:rsidRPr="000F56E3">
        <w:rPr>
          <w:lang w:eastAsia="zh-Hans"/>
        </w:rPr>
        <w:t>F</w:t>
      </w:r>
      <w:r w:rsidRPr="000F56E3">
        <w:rPr>
          <w:lang w:eastAsia="zh-Hans"/>
        </w:rPr>
        <w:t>）是评价</w:t>
      </w:r>
      <w:r w:rsidR="00753CDE" w:rsidRPr="000F56E3">
        <w:rPr>
          <w:lang w:eastAsia="zh-Hans"/>
        </w:rPr>
        <w:t>存储系统效率</w:t>
      </w:r>
      <w:r w:rsidRPr="000F56E3">
        <w:rPr>
          <w:lang w:eastAsia="zh-Hans"/>
        </w:rPr>
        <w:t>的关键指标之一，直接影响</w:t>
      </w:r>
      <w:r w:rsidR="007143B8" w:rsidRPr="000F56E3">
        <w:rPr>
          <w:lang w:eastAsia="zh-Hans"/>
        </w:rPr>
        <w:t>写入效率和</w:t>
      </w:r>
      <w:r w:rsidR="005608FA" w:rsidRPr="000F56E3">
        <w:rPr>
          <w:lang w:eastAsia="zh-Hans"/>
        </w:rPr>
        <w:t>设备</w:t>
      </w:r>
      <w:r w:rsidRPr="000F56E3">
        <w:rPr>
          <w:lang w:eastAsia="zh-Hans"/>
        </w:rPr>
        <w:t>寿命。</w:t>
      </w:r>
      <w:r w:rsidR="00786506" w:rsidRPr="000F56E3">
        <w:rPr>
          <w:lang w:eastAsia="zh-Hans"/>
        </w:rPr>
        <w:t>I/O</w:t>
      </w:r>
      <w:r w:rsidR="00786506" w:rsidRPr="000F56E3">
        <w:rPr>
          <w:lang w:eastAsia="zh-Hans"/>
        </w:rPr>
        <w:t>路径中</w:t>
      </w:r>
      <w:r w:rsidR="00DB372F" w:rsidRPr="000F56E3">
        <w:rPr>
          <w:lang w:eastAsia="zh-Hans"/>
        </w:rPr>
        <w:t>引发</w:t>
      </w:r>
      <w:r w:rsidR="00786506" w:rsidRPr="000F56E3">
        <w:rPr>
          <w:lang w:eastAsia="zh-Hans"/>
        </w:rPr>
        <w:t>写放大的</w:t>
      </w:r>
      <w:r w:rsidR="001927FC" w:rsidRPr="000F56E3">
        <w:rPr>
          <w:lang w:eastAsia="zh-Hans"/>
        </w:rPr>
        <w:t>因素</w:t>
      </w:r>
      <w:r w:rsidR="00544FE4">
        <w:rPr>
          <w:rFonts w:hint="eastAsia"/>
        </w:rPr>
        <w:t>众多</w:t>
      </w:r>
      <w:r w:rsidR="00786506" w:rsidRPr="000F56E3">
        <w:rPr>
          <w:lang w:eastAsia="zh-Hans"/>
        </w:rPr>
        <w:t>，</w:t>
      </w:r>
      <w:r w:rsidR="00DD7356" w:rsidRPr="000F56E3">
        <w:rPr>
          <w:lang w:eastAsia="zh-Hans"/>
        </w:rPr>
        <w:t>包括</w:t>
      </w:r>
      <w:r w:rsidR="003816EB" w:rsidRPr="000F56E3">
        <w:rPr>
          <w:lang w:eastAsia="zh-Hans"/>
        </w:rPr>
        <w:t>应用程序的</w:t>
      </w:r>
      <w:r w:rsidR="00BC0600" w:rsidRPr="000F56E3">
        <w:rPr>
          <w:lang w:eastAsia="zh-Hans"/>
        </w:rPr>
        <w:t>随机写入</w:t>
      </w:r>
      <w:r w:rsidR="00F32A15" w:rsidRPr="000F56E3">
        <w:rPr>
          <w:lang w:eastAsia="zh-Hans"/>
        </w:rPr>
        <w:t>特性</w:t>
      </w:r>
      <w:r w:rsidR="00BC0600" w:rsidRPr="000F56E3">
        <w:rPr>
          <w:lang w:eastAsia="zh-Hans"/>
        </w:rPr>
        <w:t>以及副本</w:t>
      </w:r>
      <w:r w:rsidR="00B54C07" w:rsidRPr="000F56E3">
        <w:rPr>
          <w:lang w:eastAsia="zh-Hans"/>
        </w:rPr>
        <w:t>冗余设计</w:t>
      </w:r>
      <w:r w:rsidR="00544FE4">
        <w:rPr>
          <w:rFonts w:hint="eastAsia"/>
          <w:lang w:eastAsia="zh-Hans"/>
        </w:rPr>
        <w:t>问题</w:t>
      </w:r>
      <w:r w:rsidR="004D2982" w:rsidRPr="000F56E3">
        <w:rPr>
          <w:lang w:eastAsia="zh-Hans"/>
        </w:rPr>
        <w:t>；</w:t>
      </w:r>
      <w:r w:rsidR="00D85E63" w:rsidRPr="000F56E3">
        <w:rPr>
          <w:lang w:eastAsia="zh-Hans"/>
        </w:rPr>
        <w:t>文件系统</w:t>
      </w:r>
      <w:r w:rsidR="0027331B" w:rsidRPr="000F56E3">
        <w:rPr>
          <w:lang w:eastAsia="zh-Hans"/>
        </w:rPr>
        <w:t>和操作系统</w:t>
      </w:r>
      <w:r w:rsidR="00453E10" w:rsidRPr="000F56E3">
        <w:rPr>
          <w:lang w:eastAsia="zh-Hans"/>
        </w:rPr>
        <w:t>的</w:t>
      </w:r>
      <w:r w:rsidR="0027331B" w:rsidRPr="000F56E3">
        <w:rPr>
          <w:lang w:eastAsia="zh-Hans"/>
        </w:rPr>
        <w:t>结构设计</w:t>
      </w:r>
      <w:r w:rsidR="00453E10" w:rsidRPr="000F56E3">
        <w:rPr>
          <w:lang w:eastAsia="zh-Hans"/>
        </w:rPr>
        <w:t>问题</w:t>
      </w:r>
      <w:r w:rsidR="004D2982" w:rsidRPr="000F56E3">
        <w:rPr>
          <w:lang w:eastAsia="zh-Hans"/>
        </w:rPr>
        <w:t>；</w:t>
      </w:r>
      <w:r w:rsidR="00544FE4" w:rsidRPr="000F56E3" w:rsidDel="00544FE4">
        <w:rPr>
          <w:lang w:eastAsia="zh-Hans"/>
        </w:rPr>
        <w:t xml:space="preserve"> </w:t>
      </w:r>
      <w:r w:rsidR="000E44AC" w:rsidRPr="000F56E3">
        <w:rPr>
          <w:lang w:eastAsia="zh-Hans"/>
        </w:rPr>
        <w:t>FTL</w:t>
      </w:r>
      <w:r w:rsidR="000E44AC" w:rsidRPr="000F56E3">
        <w:rPr>
          <w:lang w:eastAsia="zh-Hans"/>
        </w:rPr>
        <w:t>层的垃圾回收</w:t>
      </w:r>
      <w:r w:rsidR="00544FE4">
        <w:rPr>
          <w:rFonts w:hint="eastAsia"/>
          <w:lang w:eastAsia="zh-Hans"/>
        </w:rPr>
        <w:t>机制问题</w:t>
      </w:r>
      <w:r w:rsidR="00484D9F" w:rsidRPr="000F56E3">
        <w:rPr>
          <w:lang w:eastAsia="zh-Hans"/>
        </w:rPr>
        <w:t>，</w:t>
      </w:r>
      <w:r w:rsidR="000E44AC" w:rsidRPr="000F56E3">
        <w:rPr>
          <w:lang w:eastAsia="zh-Hans"/>
        </w:rPr>
        <w:t>磨损均衡</w:t>
      </w:r>
      <w:r w:rsidR="00484D9F" w:rsidRPr="000F56E3">
        <w:rPr>
          <w:lang w:eastAsia="zh-Hans"/>
        </w:rPr>
        <w:t>策略</w:t>
      </w:r>
      <w:r w:rsidR="00544FE4">
        <w:rPr>
          <w:rFonts w:hint="eastAsia"/>
          <w:lang w:eastAsia="zh-Hans"/>
        </w:rPr>
        <w:t>问题</w:t>
      </w:r>
      <w:r w:rsidR="004D2982" w:rsidRPr="000F56E3">
        <w:rPr>
          <w:lang w:eastAsia="zh-Hans"/>
        </w:rPr>
        <w:t>以及</w:t>
      </w:r>
      <w:r w:rsidR="00484D9F" w:rsidRPr="000F56E3">
        <w:rPr>
          <w:lang w:eastAsia="zh-Hans"/>
        </w:rPr>
        <w:t>闪存颗粒</w:t>
      </w:r>
      <w:r w:rsidR="00665198" w:rsidRPr="000F56E3">
        <w:rPr>
          <w:lang w:eastAsia="zh-Hans"/>
        </w:rPr>
        <w:t>擦</w:t>
      </w:r>
      <w:r w:rsidR="00665198" w:rsidRPr="000F56E3">
        <w:rPr>
          <w:lang w:eastAsia="zh-Hans"/>
        </w:rPr>
        <w:lastRenderedPageBreak/>
        <w:t>写粒度不一致</w:t>
      </w:r>
      <w:r w:rsidR="00544FE4">
        <w:rPr>
          <w:rFonts w:hint="eastAsia"/>
        </w:rPr>
        <w:t>问题</w:t>
      </w:r>
      <w:r w:rsidR="001C7268" w:rsidRPr="000F56E3">
        <w:rPr>
          <w:lang w:eastAsia="zh-Hans"/>
        </w:rPr>
        <w:t>等等</w:t>
      </w:r>
      <w:r w:rsidR="00484D9F" w:rsidRPr="000F56E3">
        <w:rPr>
          <w:lang w:eastAsia="zh-Hans"/>
        </w:rPr>
        <w:t>。</w:t>
      </w:r>
      <w:r w:rsidR="00544FE4">
        <w:rPr>
          <w:rFonts w:hint="eastAsia"/>
          <w:lang w:eastAsia="zh-Hans"/>
        </w:rPr>
        <w:t>针对这些</w:t>
      </w:r>
      <w:r w:rsidR="00544FE4">
        <w:rPr>
          <w:rFonts w:hint="eastAsia"/>
        </w:rPr>
        <w:t>问题，</w:t>
      </w:r>
      <w:r w:rsidRPr="000F56E3">
        <w:rPr>
          <w:lang w:eastAsia="zh-Hans"/>
        </w:rPr>
        <w:t>目前</w:t>
      </w:r>
      <w:r w:rsidR="00786506" w:rsidRPr="000F56E3">
        <w:rPr>
          <w:lang w:eastAsia="zh-Hans"/>
        </w:rPr>
        <w:t>优化写放大</w:t>
      </w:r>
      <w:r w:rsidR="006E6206" w:rsidRPr="000F56E3">
        <w:rPr>
          <w:lang w:eastAsia="zh-Hans"/>
        </w:rPr>
        <w:t>的</w:t>
      </w:r>
      <w:r w:rsidRPr="000F56E3">
        <w:rPr>
          <w:lang w:eastAsia="zh-Hans"/>
        </w:rPr>
        <w:t>研究主要集中在以下几个方面：</w:t>
      </w:r>
    </w:p>
    <w:p w14:paraId="2FDE05F4" w14:textId="77777777" w:rsidR="00966FD6" w:rsidRPr="000F56E3" w:rsidRDefault="00966FD6" w:rsidP="00D52E28">
      <w:pPr>
        <w:pStyle w:val="affd"/>
        <w:rPr>
          <w:lang w:eastAsia="zh-Hans"/>
        </w:rPr>
      </w:pPr>
      <w:r w:rsidRPr="000F56E3">
        <w:rPr>
          <w:lang w:eastAsia="zh-Hans"/>
        </w:rPr>
        <w:t>（</w:t>
      </w:r>
      <w:r w:rsidRPr="000F56E3">
        <w:rPr>
          <w:lang w:eastAsia="zh-Hans"/>
        </w:rPr>
        <w:t>1</w:t>
      </w:r>
      <w:r w:rsidRPr="000F56E3">
        <w:rPr>
          <w:lang w:eastAsia="zh-Hans"/>
        </w:rPr>
        <w:t>）文件系统优化：通过改进日志结构文件系统（</w:t>
      </w:r>
      <w:r w:rsidRPr="000F56E3">
        <w:rPr>
          <w:lang w:eastAsia="zh-Hans"/>
        </w:rPr>
        <w:t>Log-structured File System</w:t>
      </w:r>
      <w:r w:rsidRPr="000F56E3">
        <w:rPr>
          <w:lang w:eastAsia="zh-Hans"/>
        </w:rPr>
        <w:t>，</w:t>
      </w:r>
      <w:r w:rsidRPr="000F56E3">
        <w:rPr>
          <w:lang w:eastAsia="zh-Hans"/>
        </w:rPr>
        <w:t>LFS</w:t>
      </w:r>
      <w:r w:rsidRPr="000F56E3">
        <w:rPr>
          <w:vertAlign w:val="superscript"/>
          <w:lang w:eastAsia="zh-Hans"/>
        </w:rPr>
        <w:fldChar w:fldCharType="begin"/>
      </w:r>
      <w:r w:rsidRPr="000F56E3">
        <w:rPr>
          <w:vertAlign w:val="superscript"/>
          <w:lang w:eastAsia="zh-Hans"/>
        </w:rPr>
        <w:instrText xml:space="preserve"> REF _Ref160374289 \r \h  \* MERGEFORMAT </w:instrText>
      </w:r>
      <w:r w:rsidRPr="000F56E3">
        <w:rPr>
          <w:vertAlign w:val="superscript"/>
          <w:lang w:eastAsia="zh-Hans"/>
        </w:rPr>
      </w:r>
      <w:r w:rsidRPr="000F56E3">
        <w:rPr>
          <w:vertAlign w:val="superscript"/>
          <w:lang w:eastAsia="zh-Hans"/>
        </w:rPr>
        <w:fldChar w:fldCharType="separate"/>
      </w:r>
      <w:r w:rsidRPr="000F56E3">
        <w:rPr>
          <w:vertAlign w:val="superscript"/>
          <w:lang w:eastAsia="zh-Hans"/>
        </w:rPr>
        <w:t>[1]</w:t>
      </w:r>
      <w:r w:rsidRPr="000F56E3">
        <w:rPr>
          <w:vertAlign w:val="superscript"/>
          <w:lang w:eastAsia="zh-Hans"/>
        </w:rPr>
        <w:fldChar w:fldCharType="end"/>
      </w:r>
      <w:r w:rsidRPr="000F56E3">
        <w:rPr>
          <w:lang w:eastAsia="zh-Hans"/>
        </w:rPr>
        <w:t>）的数据管理策略，利用追加写的方式减少数据的原地更新，从而降低垃圾回收的频率。例如</w:t>
      </w:r>
      <w:r w:rsidRPr="000F56E3">
        <w:rPr>
          <w:lang w:eastAsia="zh-Hans"/>
        </w:rPr>
        <w:t>F2FS</w:t>
      </w:r>
      <w:r w:rsidRPr="000F56E3">
        <w:rPr>
          <w:vertAlign w:val="superscript"/>
          <w:lang w:eastAsia="zh-Hans"/>
        </w:rPr>
        <w:fldChar w:fldCharType="begin"/>
      </w:r>
      <w:r w:rsidRPr="000F56E3">
        <w:rPr>
          <w:vertAlign w:val="superscript"/>
          <w:lang w:eastAsia="zh-Hans"/>
        </w:rPr>
        <w:instrText xml:space="preserve"> REF _Ref160374746 \r \h  \* MERGEFORMAT </w:instrText>
      </w:r>
      <w:r w:rsidRPr="000F56E3">
        <w:rPr>
          <w:vertAlign w:val="superscript"/>
          <w:lang w:eastAsia="zh-Hans"/>
        </w:rPr>
      </w:r>
      <w:r w:rsidRPr="000F56E3">
        <w:rPr>
          <w:vertAlign w:val="superscript"/>
          <w:lang w:eastAsia="zh-Hans"/>
        </w:rPr>
        <w:fldChar w:fldCharType="separate"/>
      </w:r>
      <w:r w:rsidRPr="000F56E3">
        <w:rPr>
          <w:vertAlign w:val="superscript"/>
          <w:lang w:eastAsia="zh-Hans"/>
        </w:rPr>
        <w:t>[2]</w:t>
      </w:r>
      <w:r w:rsidRPr="000F56E3">
        <w:rPr>
          <w:vertAlign w:val="superscript"/>
          <w:lang w:eastAsia="zh-Hans"/>
        </w:rPr>
        <w:fldChar w:fldCharType="end"/>
      </w:r>
      <w:r w:rsidRPr="000F56E3">
        <w:rPr>
          <w:lang w:eastAsia="zh-Hans"/>
        </w:rPr>
        <w:t>、</w:t>
      </w:r>
      <w:r w:rsidRPr="000F56E3">
        <w:rPr>
          <w:lang w:eastAsia="zh-Hans"/>
        </w:rPr>
        <w:t>BetrFS</w:t>
      </w:r>
      <w:r w:rsidRPr="000F56E3">
        <w:rPr>
          <w:vertAlign w:val="superscript"/>
          <w:lang w:eastAsia="zh-Hans"/>
        </w:rPr>
        <w:fldChar w:fldCharType="begin"/>
      </w:r>
      <w:r w:rsidRPr="000F56E3">
        <w:rPr>
          <w:vertAlign w:val="superscript"/>
          <w:lang w:eastAsia="zh-Hans"/>
        </w:rPr>
        <w:instrText xml:space="preserve"> REF _Ref160373549 \r \h  \* MERGEFORMAT </w:instrText>
      </w:r>
      <w:r w:rsidRPr="000F56E3">
        <w:rPr>
          <w:vertAlign w:val="superscript"/>
          <w:lang w:eastAsia="zh-Hans"/>
        </w:rPr>
      </w:r>
      <w:r w:rsidRPr="000F56E3">
        <w:rPr>
          <w:vertAlign w:val="superscript"/>
          <w:lang w:eastAsia="zh-Hans"/>
        </w:rPr>
        <w:fldChar w:fldCharType="separate"/>
      </w:r>
      <w:r w:rsidRPr="000F56E3">
        <w:rPr>
          <w:vertAlign w:val="superscript"/>
          <w:lang w:eastAsia="zh-Hans"/>
        </w:rPr>
        <w:t>[3]</w:t>
      </w:r>
      <w:r w:rsidRPr="000F56E3">
        <w:rPr>
          <w:vertAlign w:val="superscript"/>
          <w:lang w:eastAsia="zh-Hans"/>
        </w:rPr>
        <w:fldChar w:fldCharType="end"/>
      </w:r>
      <w:r w:rsidRPr="000F56E3">
        <w:rPr>
          <w:lang w:eastAsia="zh-Hans"/>
        </w:rPr>
        <w:t>等，这些工作的核心点在于分离冷热数据，尽可能将冷热程度相同的数据块放置于同一区域，使其能在相近的时间内失效，从而降低写放大。</w:t>
      </w:r>
    </w:p>
    <w:p w14:paraId="4E1D692C" w14:textId="5958A668" w:rsidR="00BE7F73" w:rsidRPr="000F56E3" w:rsidRDefault="00966FD6" w:rsidP="00BE7F73">
      <w:pPr>
        <w:pStyle w:val="affd"/>
        <w:rPr>
          <w:lang w:eastAsia="zh-Hans"/>
        </w:rPr>
      </w:pPr>
      <w:r w:rsidRPr="000F56E3">
        <w:rPr>
          <w:lang w:eastAsia="zh-Hans"/>
        </w:rPr>
        <w:t>（</w:t>
      </w:r>
      <w:r w:rsidRPr="000F56E3">
        <w:rPr>
          <w:lang w:eastAsia="zh-Hans"/>
        </w:rPr>
        <w:t>2</w:t>
      </w:r>
      <w:r w:rsidRPr="000F56E3">
        <w:rPr>
          <w:lang w:eastAsia="zh-Hans"/>
        </w:rPr>
        <w:t>）</w:t>
      </w:r>
      <w:r w:rsidRPr="000F56E3">
        <w:rPr>
          <w:lang w:eastAsia="zh-Hans"/>
        </w:rPr>
        <w:t>SSD</w:t>
      </w:r>
      <w:r w:rsidRPr="000F56E3">
        <w:rPr>
          <w:lang w:eastAsia="zh-Hans"/>
        </w:rPr>
        <w:t>数据放置策略优化：</w:t>
      </w:r>
      <w:r w:rsidRPr="000F56E3">
        <w:rPr>
          <w:lang w:eastAsia="zh-Hans"/>
        </w:rPr>
        <w:t xml:space="preserve"> </w:t>
      </w:r>
      <w:r w:rsidRPr="000F56E3">
        <w:rPr>
          <w:lang w:eastAsia="zh-Hans"/>
        </w:rPr>
        <w:t>研究如何在</w:t>
      </w:r>
      <w:r w:rsidRPr="000F56E3">
        <w:rPr>
          <w:lang w:eastAsia="zh-Hans"/>
        </w:rPr>
        <w:t>SSD</w:t>
      </w:r>
      <w:r w:rsidRPr="000F56E3">
        <w:rPr>
          <w:lang w:eastAsia="zh-Hans"/>
        </w:rPr>
        <w:t>内部有效区分冷热数据，将相同热度的数据存放在一起，以减少垃圾回收时的数据迁移，降低写放大。例如</w:t>
      </w:r>
      <w:r w:rsidRPr="000F56E3">
        <w:rPr>
          <w:lang w:eastAsia="zh-Hans"/>
        </w:rPr>
        <w:t xml:space="preserve">Yang </w:t>
      </w:r>
      <w:r w:rsidRPr="000F56E3">
        <w:rPr>
          <w:lang w:eastAsia="zh-Hans"/>
        </w:rPr>
        <w:t>等人</w:t>
      </w:r>
      <w:r w:rsidRPr="000F56E3">
        <w:rPr>
          <w:vertAlign w:val="superscript"/>
          <w:lang w:eastAsia="zh-Hans"/>
        </w:rPr>
        <w:fldChar w:fldCharType="begin"/>
      </w:r>
      <w:r w:rsidRPr="000F56E3">
        <w:rPr>
          <w:vertAlign w:val="superscript"/>
          <w:lang w:eastAsia="zh-Hans"/>
        </w:rPr>
        <w:instrText xml:space="preserve"> REF _Ref160379498 \r \h  \* MERGEFORMAT </w:instrText>
      </w:r>
      <w:r w:rsidRPr="000F56E3">
        <w:rPr>
          <w:vertAlign w:val="superscript"/>
          <w:lang w:eastAsia="zh-Hans"/>
        </w:rPr>
      </w:r>
      <w:r w:rsidRPr="000F56E3">
        <w:rPr>
          <w:vertAlign w:val="superscript"/>
          <w:lang w:eastAsia="zh-Hans"/>
        </w:rPr>
        <w:fldChar w:fldCharType="separate"/>
      </w:r>
      <w:r w:rsidRPr="000F56E3">
        <w:rPr>
          <w:vertAlign w:val="superscript"/>
          <w:lang w:eastAsia="zh-Hans"/>
        </w:rPr>
        <w:t>[</w:t>
      </w:r>
      <w:r w:rsidR="00192099" w:rsidRPr="000F56E3">
        <w:rPr>
          <w:vertAlign w:val="superscript"/>
          <w:lang w:eastAsia="zh-Hans"/>
        </w:rPr>
        <w:t>4</w:t>
      </w:r>
      <w:r w:rsidRPr="000F56E3">
        <w:rPr>
          <w:vertAlign w:val="superscript"/>
          <w:lang w:eastAsia="zh-Hans"/>
        </w:rPr>
        <w:t>]</w:t>
      </w:r>
      <w:r w:rsidRPr="000F56E3">
        <w:rPr>
          <w:vertAlign w:val="superscript"/>
          <w:lang w:eastAsia="zh-Hans"/>
        </w:rPr>
        <w:fldChar w:fldCharType="end"/>
      </w:r>
      <w:r w:rsidRPr="000F56E3">
        <w:rPr>
          <w:lang w:eastAsia="zh-Hans"/>
        </w:rPr>
        <w:t>提出的一种通过预测数据块温度来放置数据的方案</w:t>
      </w:r>
      <w:r w:rsidRPr="000F56E3">
        <w:rPr>
          <w:lang w:eastAsia="zh-Hans"/>
        </w:rPr>
        <w:t>,</w:t>
      </w:r>
      <w:r w:rsidRPr="000F56E3">
        <w:rPr>
          <w:kern w:val="0"/>
          <w:szCs w:val="24"/>
        </w:rPr>
        <w:t xml:space="preserve"> </w:t>
      </w:r>
      <w:r w:rsidRPr="000F56E3">
        <w:rPr>
          <w:kern w:val="0"/>
          <w:szCs w:val="24"/>
        </w:rPr>
        <w:t>其</w:t>
      </w:r>
      <w:r w:rsidRPr="000F56E3">
        <w:rPr>
          <w:lang w:eastAsia="zh-Hans"/>
        </w:rPr>
        <w:t>使用</w:t>
      </w:r>
      <w:r w:rsidRPr="000F56E3">
        <w:rPr>
          <w:lang w:eastAsia="zh-Hans"/>
        </w:rPr>
        <w:t xml:space="preserve">K-Means </w:t>
      </w:r>
      <w:r w:rsidRPr="000F56E3">
        <w:rPr>
          <w:lang w:eastAsia="zh-Hans"/>
        </w:rPr>
        <w:t>算法进行聚类，将温度相近的数据分发到相同的</w:t>
      </w:r>
      <w:r w:rsidRPr="000F56E3">
        <w:rPr>
          <w:lang w:eastAsia="zh-Hans"/>
        </w:rPr>
        <w:t xml:space="preserve">NAND </w:t>
      </w:r>
      <w:r w:rsidRPr="000F56E3">
        <w:rPr>
          <w:lang w:eastAsia="zh-Hans"/>
        </w:rPr>
        <w:t>块。</w:t>
      </w:r>
      <w:r w:rsidRPr="000F56E3">
        <w:rPr>
          <w:lang w:eastAsia="zh-Hans"/>
        </w:rPr>
        <w:t>ML-DT</w:t>
      </w:r>
      <w:r w:rsidRPr="000F56E3">
        <w:rPr>
          <w:vertAlign w:val="superscript"/>
          <w:lang w:eastAsia="zh-Hans"/>
        </w:rPr>
        <w:fldChar w:fldCharType="begin"/>
      </w:r>
      <w:r w:rsidRPr="000F56E3">
        <w:rPr>
          <w:vertAlign w:val="superscript"/>
          <w:lang w:eastAsia="zh-Hans"/>
        </w:rPr>
        <w:instrText xml:space="preserve"> REF _Ref160379800 \r \h  \* MERGEFORMAT </w:instrText>
      </w:r>
      <w:r w:rsidRPr="000F56E3">
        <w:rPr>
          <w:vertAlign w:val="superscript"/>
          <w:lang w:eastAsia="zh-Hans"/>
        </w:rPr>
      </w:r>
      <w:r w:rsidRPr="000F56E3">
        <w:rPr>
          <w:vertAlign w:val="superscript"/>
          <w:lang w:eastAsia="zh-Hans"/>
        </w:rPr>
        <w:fldChar w:fldCharType="separate"/>
      </w:r>
      <w:r w:rsidRPr="000F56E3">
        <w:rPr>
          <w:vertAlign w:val="superscript"/>
          <w:lang w:eastAsia="zh-Hans"/>
        </w:rPr>
        <w:t>[</w:t>
      </w:r>
      <w:r w:rsidR="004A3CA8" w:rsidRPr="000F56E3">
        <w:rPr>
          <w:vertAlign w:val="superscript"/>
          <w:lang w:eastAsia="zh-Hans"/>
        </w:rPr>
        <w:t>5</w:t>
      </w:r>
      <w:r w:rsidRPr="000F56E3">
        <w:rPr>
          <w:vertAlign w:val="superscript"/>
          <w:lang w:eastAsia="zh-Hans"/>
        </w:rPr>
        <w:t>]</w:t>
      </w:r>
      <w:r w:rsidRPr="000F56E3">
        <w:rPr>
          <w:vertAlign w:val="superscript"/>
          <w:lang w:eastAsia="zh-Hans"/>
        </w:rPr>
        <w:fldChar w:fldCharType="end"/>
      </w:r>
      <w:r w:rsidRPr="000F56E3">
        <w:rPr>
          <w:lang w:eastAsia="zh-Hans"/>
        </w:rPr>
        <w:t>根据</w:t>
      </w:r>
      <w:r w:rsidRPr="000F56E3">
        <w:rPr>
          <w:lang w:eastAsia="zh-Hans"/>
        </w:rPr>
        <w:t xml:space="preserve">I/O </w:t>
      </w:r>
      <w:r w:rsidRPr="000F56E3">
        <w:rPr>
          <w:lang w:eastAsia="zh-Hans"/>
        </w:rPr>
        <w:t>大小、逻辑地址、历史块寿命等特征生成预测模型，对数据块的未来寿命进行预测，从而实现冷热数据分离。</w:t>
      </w:r>
    </w:p>
    <w:p w14:paraId="0C222BBD" w14:textId="15939B32" w:rsidR="00966FD6" w:rsidRPr="000F56E3" w:rsidRDefault="00966FD6" w:rsidP="00D52E28">
      <w:pPr>
        <w:pStyle w:val="affd"/>
        <w:rPr>
          <w:lang w:eastAsia="zh-Hans"/>
        </w:rPr>
      </w:pPr>
      <w:r w:rsidRPr="000F56E3">
        <w:rPr>
          <w:lang w:eastAsia="zh-Hans"/>
        </w:rPr>
        <w:t>（</w:t>
      </w:r>
      <w:r w:rsidRPr="000F56E3">
        <w:rPr>
          <w:lang w:eastAsia="zh-Hans"/>
        </w:rPr>
        <w:t>3</w:t>
      </w:r>
      <w:r w:rsidRPr="000F56E3">
        <w:rPr>
          <w:lang w:eastAsia="zh-Hans"/>
        </w:rPr>
        <w:t>）垃圾回收算法优化：当</w:t>
      </w:r>
      <w:r w:rsidRPr="000F56E3">
        <w:rPr>
          <w:lang w:eastAsia="zh-Hans"/>
        </w:rPr>
        <w:t xml:space="preserve">SSD </w:t>
      </w:r>
      <w:r w:rsidRPr="000F56E3">
        <w:rPr>
          <w:lang w:eastAsia="zh-Hans"/>
        </w:rPr>
        <w:t>内部失效数据占比超过一定的阈值后，控制器会触发垃圾回收操作。现有的垃圾回收算法旨在根据不同的指标，在候选区域中选择最合适的部分进行回收开发更高效的垃圾回收算法，通过优化数据回收顺序和时机，减少写放大。例如</w:t>
      </w:r>
      <w:r w:rsidRPr="000F56E3">
        <w:rPr>
          <w:lang w:eastAsia="zh-Hans"/>
        </w:rPr>
        <w:t>Windowed Greedy</w:t>
      </w:r>
      <w:r w:rsidRPr="000F56E3">
        <w:rPr>
          <w:vertAlign w:val="superscript"/>
          <w:lang w:eastAsia="zh-Hans"/>
        </w:rPr>
        <w:fldChar w:fldCharType="begin"/>
      </w:r>
      <w:r w:rsidRPr="000F56E3">
        <w:rPr>
          <w:vertAlign w:val="superscript"/>
          <w:lang w:eastAsia="zh-Hans"/>
        </w:rPr>
        <w:instrText xml:space="preserve"> REF _Ref160380232 \r \h  \* MERGEFORMAT </w:instrText>
      </w:r>
      <w:r w:rsidRPr="000F56E3">
        <w:rPr>
          <w:vertAlign w:val="superscript"/>
          <w:lang w:eastAsia="zh-Hans"/>
        </w:rPr>
      </w:r>
      <w:r w:rsidRPr="000F56E3">
        <w:rPr>
          <w:vertAlign w:val="superscript"/>
          <w:lang w:eastAsia="zh-Hans"/>
        </w:rPr>
        <w:fldChar w:fldCharType="separate"/>
      </w:r>
      <w:r w:rsidRPr="000F56E3">
        <w:rPr>
          <w:vertAlign w:val="superscript"/>
          <w:lang w:eastAsia="zh-Hans"/>
        </w:rPr>
        <w:t>[</w:t>
      </w:r>
      <w:r w:rsidR="00BA726F" w:rsidRPr="000F56E3">
        <w:rPr>
          <w:vertAlign w:val="superscript"/>
          <w:lang w:eastAsia="zh-Hans"/>
        </w:rPr>
        <w:t>6</w:t>
      </w:r>
      <w:r w:rsidRPr="000F56E3">
        <w:rPr>
          <w:vertAlign w:val="superscript"/>
          <w:lang w:eastAsia="zh-Hans"/>
        </w:rPr>
        <w:t>]</w:t>
      </w:r>
      <w:r w:rsidRPr="000F56E3">
        <w:rPr>
          <w:vertAlign w:val="superscript"/>
          <w:lang w:eastAsia="zh-Hans"/>
        </w:rPr>
        <w:fldChar w:fldCharType="end"/>
      </w:r>
      <w:r w:rsidRPr="000F56E3">
        <w:rPr>
          <w:lang w:eastAsia="zh-Hans"/>
        </w:rPr>
        <w:t>，</w:t>
      </w:r>
      <w:r w:rsidRPr="000F56E3">
        <w:rPr>
          <w:lang w:eastAsia="zh-Hans"/>
        </w:rPr>
        <w:t>Random-Greedy</w:t>
      </w:r>
      <w:r w:rsidRPr="000F56E3">
        <w:rPr>
          <w:vertAlign w:val="superscript"/>
          <w:lang w:eastAsia="zh-Hans"/>
        </w:rPr>
        <w:fldChar w:fldCharType="begin"/>
      </w:r>
      <w:r w:rsidRPr="000F56E3">
        <w:rPr>
          <w:vertAlign w:val="superscript"/>
          <w:lang w:eastAsia="zh-Hans"/>
        </w:rPr>
        <w:instrText xml:space="preserve"> REF _Ref160380242 \r \h  \* MERGEFORMAT </w:instrText>
      </w:r>
      <w:r w:rsidRPr="000F56E3">
        <w:rPr>
          <w:vertAlign w:val="superscript"/>
          <w:lang w:eastAsia="zh-Hans"/>
        </w:rPr>
      </w:r>
      <w:r w:rsidRPr="000F56E3">
        <w:rPr>
          <w:vertAlign w:val="superscript"/>
          <w:lang w:eastAsia="zh-Hans"/>
        </w:rPr>
        <w:fldChar w:fldCharType="separate"/>
      </w:r>
      <w:r w:rsidRPr="000F56E3">
        <w:rPr>
          <w:vertAlign w:val="superscript"/>
          <w:lang w:eastAsia="zh-Hans"/>
        </w:rPr>
        <w:t>[</w:t>
      </w:r>
      <w:r w:rsidR="00BA726F" w:rsidRPr="000F56E3">
        <w:rPr>
          <w:vertAlign w:val="superscript"/>
          <w:lang w:eastAsia="zh-Hans"/>
        </w:rPr>
        <w:t>7</w:t>
      </w:r>
      <w:r w:rsidRPr="000F56E3">
        <w:rPr>
          <w:vertAlign w:val="superscript"/>
          <w:lang w:eastAsia="zh-Hans"/>
        </w:rPr>
        <w:t>]</w:t>
      </w:r>
      <w:r w:rsidRPr="000F56E3">
        <w:rPr>
          <w:vertAlign w:val="superscript"/>
          <w:lang w:eastAsia="zh-Hans"/>
        </w:rPr>
        <w:fldChar w:fldCharType="end"/>
      </w:r>
      <w:r w:rsidRPr="000F56E3">
        <w:rPr>
          <w:lang w:eastAsia="zh-Hans"/>
        </w:rPr>
        <w:t>，</w:t>
      </w:r>
      <w:r w:rsidRPr="000F56E3">
        <w:rPr>
          <w:lang w:eastAsia="zh-Hans"/>
        </w:rPr>
        <w:t>d-choices</w:t>
      </w:r>
      <w:r w:rsidRPr="000F56E3">
        <w:rPr>
          <w:vertAlign w:val="superscript"/>
          <w:lang w:eastAsia="zh-Hans"/>
        </w:rPr>
        <w:fldChar w:fldCharType="begin"/>
      </w:r>
      <w:r w:rsidRPr="000F56E3">
        <w:rPr>
          <w:vertAlign w:val="superscript"/>
          <w:lang w:eastAsia="zh-Hans"/>
        </w:rPr>
        <w:instrText xml:space="preserve"> REF _Ref160380248 \r \h  \* MERGEFORMAT </w:instrText>
      </w:r>
      <w:r w:rsidRPr="000F56E3">
        <w:rPr>
          <w:vertAlign w:val="superscript"/>
          <w:lang w:eastAsia="zh-Hans"/>
        </w:rPr>
      </w:r>
      <w:r w:rsidRPr="000F56E3">
        <w:rPr>
          <w:vertAlign w:val="superscript"/>
          <w:lang w:eastAsia="zh-Hans"/>
        </w:rPr>
        <w:fldChar w:fldCharType="separate"/>
      </w:r>
      <w:r w:rsidRPr="000F56E3">
        <w:rPr>
          <w:vertAlign w:val="superscript"/>
          <w:lang w:eastAsia="zh-Hans"/>
        </w:rPr>
        <w:t>[</w:t>
      </w:r>
      <w:r w:rsidR="00AB057C" w:rsidRPr="000F56E3">
        <w:rPr>
          <w:vertAlign w:val="superscript"/>
          <w:lang w:eastAsia="zh-Hans"/>
        </w:rPr>
        <w:t>8</w:t>
      </w:r>
      <w:r w:rsidRPr="000F56E3">
        <w:rPr>
          <w:vertAlign w:val="superscript"/>
          <w:lang w:eastAsia="zh-Hans"/>
        </w:rPr>
        <w:t>]</w:t>
      </w:r>
      <w:r w:rsidRPr="000F56E3">
        <w:rPr>
          <w:vertAlign w:val="superscript"/>
          <w:lang w:eastAsia="zh-Hans"/>
        </w:rPr>
        <w:fldChar w:fldCharType="end"/>
      </w:r>
      <w:r w:rsidRPr="000F56E3">
        <w:t>等。</w:t>
      </w:r>
    </w:p>
    <w:p w14:paraId="15F4A48A" w14:textId="65CA342B" w:rsidR="00966FD6" w:rsidRPr="000F56E3" w:rsidRDefault="00966FD6" w:rsidP="00D52E28">
      <w:pPr>
        <w:pStyle w:val="affd"/>
        <w:rPr>
          <w:lang w:eastAsia="zh-Hans"/>
        </w:rPr>
      </w:pPr>
      <w:r w:rsidRPr="000F56E3">
        <w:rPr>
          <w:lang w:eastAsia="zh-Hans"/>
        </w:rPr>
        <w:t>然而，上述研究工作只能</w:t>
      </w:r>
      <w:r w:rsidR="004F5E0E">
        <w:rPr>
          <w:rFonts w:hint="eastAsia"/>
          <w:lang w:eastAsia="zh-Hans"/>
        </w:rPr>
        <w:t>从</w:t>
      </w:r>
      <w:r w:rsidRPr="000F56E3">
        <w:rPr>
          <w:lang w:eastAsia="zh-Hans"/>
        </w:rPr>
        <w:t>操作系统、应用</w:t>
      </w:r>
      <w:r w:rsidR="004F5E0E">
        <w:rPr>
          <w:rFonts w:hint="eastAsia"/>
        </w:rPr>
        <w:t>层面上</w:t>
      </w:r>
      <w:r w:rsidRPr="000F56E3">
        <w:rPr>
          <w:lang w:eastAsia="zh-Hans"/>
        </w:rPr>
        <w:t>缓解工作负载导致的写放大</w:t>
      </w:r>
      <w:r w:rsidR="004F5E0E">
        <w:rPr>
          <w:rFonts w:hint="eastAsia"/>
          <w:lang w:eastAsia="zh-Hans"/>
        </w:rPr>
        <w:t>，不能解决</w:t>
      </w:r>
      <w:r w:rsidRPr="000F56E3">
        <w:rPr>
          <w:lang w:eastAsia="zh-Hans"/>
        </w:rPr>
        <w:t>固态硬盘内部</w:t>
      </w:r>
      <w:r w:rsidR="004F5E0E">
        <w:rPr>
          <w:rFonts w:hint="eastAsia"/>
        </w:rPr>
        <w:t>的</w:t>
      </w:r>
      <w:r w:rsidRPr="000F56E3">
        <w:rPr>
          <w:lang w:eastAsia="zh-Hans"/>
        </w:rPr>
        <w:t>写放大现象</w:t>
      </w:r>
      <w:r w:rsidR="004F5E0E">
        <w:rPr>
          <w:rFonts w:hint="eastAsia"/>
          <w:lang w:eastAsia="zh-Hans"/>
        </w:rPr>
        <w:t>。</w:t>
      </w:r>
      <w:r w:rsidRPr="000F56E3">
        <w:rPr>
          <w:lang w:eastAsia="zh-Hans"/>
        </w:rPr>
        <w:t>这一方面</w:t>
      </w:r>
      <w:r w:rsidR="004F5E0E">
        <w:rPr>
          <w:rFonts w:hint="eastAsia"/>
        </w:rPr>
        <w:t>缘</w:t>
      </w:r>
      <w:r w:rsidRPr="000F56E3">
        <w:rPr>
          <w:lang w:eastAsia="zh-Hans"/>
        </w:rPr>
        <w:t>于闪存转换层（</w:t>
      </w:r>
      <w:r w:rsidRPr="000F56E3">
        <w:rPr>
          <w:lang w:eastAsia="zh-Hans"/>
        </w:rPr>
        <w:t>Flash Translation Layer, FTL</w:t>
      </w:r>
      <w:r w:rsidRPr="000F56E3">
        <w:rPr>
          <w:lang w:eastAsia="zh-Hans"/>
        </w:rPr>
        <w:t>）的管理策略，另一方面</w:t>
      </w:r>
      <w:r w:rsidR="004F5E0E">
        <w:rPr>
          <w:rFonts w:hint="eastAsia"/>
          <w:lang w:eastAsia="zh-Hans"/>
        </w:rPr>
        <w:t>则</w:t>
      </w:r>
      <w:r w:rsidRPr="000F56E3">
        <w:rPr>
          <w:lang w:eastAsia="zh-Hans"/>
        </w:rPr>
        <w:t>是</w:t>
      </w:r>
      <w:r w:rsidR="004F5E0E">
        <w:rPr>
          <w:rFonts w:hint="eastAsia"/>
          <w:lang w:eastAsia="zh-Hans"/>
        </w:rPr>
        <w:t>由于</w:t>
      </w:r>
      <w:r w:rsidRPr="000F56E3">
        <w:rPr>
          <w:lang w:eastAsia="zh-Hans"/>
        </w:rPr>
        <w:t>固态硬盘中</w:t>
      </w:r>
      <w:r w:rsidRPr="000F56E3">
        <w:rPr>
          <w:lang w:eastAsia="zh-Hans"/>
        </w:rPr>
        <w:t>NAND</w:t>
      </w:r>
      <w:r w:rsidRPr="000F56E3">
        <w:rPr>
          <w:lang w:eastAsia="zh-Hans"/>
        </w:rPr>
        <w:t>闪存颗粒擦写粒度不一致导致的。</w:t>
      </w:r>
    </w:p>
    <w:p w14:paraId="4A8D088A" w14:textId="178BA79E" w:rsidR="00B54521" w:rsidRPr="000F56E3" w:rsidRDefault="00966FD6" w:rsidP="00D52E28">
      <w:pPr>
        <w:pStyle w:val="affd"/>
        <w:rPr>
          <w:lang w:eastAsia="zh-Hans"/>
        </w:rPr>
      </w:pPr>
      <w:r w:rsidRPr="000F56E3">
        <w:rPr>
          <w:lang w:eastAsia="zh-Hans"/>
        </w:rPr>
        <w:t>FTL</w:t>
      </w:r>
      <w:r w:rsidR="009B217B" w:rsidRPr="000F56E3">
        <w:rPr>
          <w:lang w:eastAsia="zh-Hans"/>
        </w:rPr>
        <w:t>是</w:t>
      </w:r>
      <w:r w:rsidRPr="000F56E3">
        <w:rPr>
          <w:lang w:eastAsia="zh-Hans"/>
        </w:rPr>
        <w:t>固态硬盘的核心组件之一，</w:t>
      </w:r>
      <w:r w:rsidR="00F832E7" w:rsidRPr="000F56E3">
        <w:rPr>
          <w:lang w:eastAsia="zh-Hans"/>
        </w:rPr>
        <w:t>目的是向操作系统</w:t>
      </w:r>
      <w:r w:rsidR="008A747F" w:rsidRPr="000F56E3">
        <w:rPr>
          <w:lang w:eastAsia="zh-Hans"/>
        </w:rPr>
        <w:t>屏蔽固态硬盘的</w:t>
      </w:r>
      <w:r w:rsidR="00EF0A13" w:rsidRPr="000F56E3">
        <w:rPr>
          <w:lang w:eastAsia="zh-Hans"/>
        </w:rPr>
        <w:t>底层</w:t>
      </w:r>
      <w:r w:rsidR="008A747F" w:rsidRPr="000F56E3">
        <w:rPr>
          <w:lang w:eastAsia="zh-Hans"/>
        </w:rPr>
        <w:t>特性，使</w:t>
      </w:r>
      <w:r w:rsidR="00552E01">
        <w:rPr>
          <w:rFonts w:hint="eastAsia"/>
          <w:lang w:eastAsia="zh-Hans"/>
        </w:rPr>
        <w:t>硬盘</w:t>
      </w:r>
      <w:r w:rsidR="008A747F" w:rsidRPr="000F56E3">
        <w:rPr>
          <w:lang w:eastAsia="zh-Hans"/>
        </w:rPr>
        <w:t>作为</w:t>
      </w:r>
      <w:r w:rsidRPr="000F56E3">
        <w:rPr>
          <w:lang w:eastAsia="zh-Hans"/>
        </w:rPr>
        <w:t>块设备</w:t>
      </w:r>
      <w:r w:rsidR="008A747F" w:rsidRPr="000F56E3">
        <w:rPr>
          <w:lang w:eastAsia="zh-Hans"/>
        </w:rPr>
        <w:t>使用</w:t>
      </w:r>
      <w:r w:rsidRPr="000F56E3">
        <w:rPr>
          <w:lang w:eastAsia="zh-Hans"/>
        </w:rPr>
        <w:t>。</w:t>
      </w:r>
      <w:r w:rsidR="00552E01" w:rsidRPr="000F56E3">
        <w:rPr>
          <w:lang w:eastAsia="zh-Hans"/>
        </w:rPr>
        <w:t>该转换层负责维护硬盘逻辑地址到物理地址的映射表，</w:t>
      </w:r>
      <w:r w:rsidR="00AA5254" w:rsidRPr="000F56E3">
        <w:rPr>
          <w:lang w:eastAsia="zh-Hans"/>
        </w:rPr>
        <w:t>同时，</w:t>
      </w:r>
      <w:r w:rsidR="00DD5FC3" w:rsidRPr="000F56E3">
        <w:rPr>
          <w:lang w:eastAsia="zh-Hans"/>
        </w:rPr>
        <w:t>垃圾回收，</w:t>
      </w:r>
      <w:r w:rsidR="00BA66E6" w:rsidRPr="000F56E3">
        <w:rPr>
          <w:lang w:eastAsia="zh-Hans"/>
        </w:rPr>
        <w:t>磨损均衡，资源调度</w:t>
      </w:r>
      <w:r w:rsidR="00267D07" w:rsidRPr="000F56E3">
        <w:rPr>
          <w:lang w:eastAsia="zh-Hans"/>
        </w:rPr>
        <w:t>，坏块管理</w:t>
      </w:r>
      <w:r w:rsidR="00BA66E6" w:rsidRPr="000F56E3">
        <w:rPr>
          <w:lang w:eastAsia="zh-Hans"/>
        </w:rPr>
        <w:t>等策略都实现在</w:t>
      </w:r>
      <w:r w:rsidR="00BA66E6" w:rsidRPr="000F56E3">
        <w:rPr>
          <w:lang w:eastAsia="zh-Hans"/>
        </w:rPr>
        <w:t>FTL</w:t>
      </w:r>
      <w:r w:rsidR="00BA66E6" w:rsidRPr="000F56E3">
        <w:rPr>
          <w:lang w:eastAsia="zh-Hans"/>
        </w:rPr>
        <w:t>层中</w:t>
      </w:r>
      <w:r w:rsidR="009045AC" w:rsidRPr="000F56E3">
        <w:rPr>
          <w:lang w:eastAsia="zh-Hans"/>
        </w:rPr>
        <w:t>。</w:t>
      </w:r>
      <w:r w:rsidR="007C50C2" w:rsidRPr="000F56E3">
        <w:rPr>
          <w:lang w:eastAsia="zh-Hans"/>
        </w:rPr>
        <w:t>FTL</w:t>
      </w:r>
      <w:r w:rsidR="007C50C2" w:rsidRPr="000F56E3">
        <w:t>层</w:t>
      </w:r>
      <w:r w:rsidR="00552E01">
        <w:rPr>
          <w:rFonts w:hint="eastAsia"/>
        </w:rPr>
        <w:t>的设计初衷是兼容</w:t>
      </w:r>
      <w:r w:rsidR="007C50C2" w:rsidRPr="000F56E3">
        <w:t>传统块设备，</w:t>
      </w:r>
      <w:r w:rsidR="00552E01">
        <w:rPr>
          <w:rFonts w:hint="eastAsia"/>
        </w:rPr>
        <w:t>但在存储架构日益复杂的发展下，</w:t>
      </w:r>
      <w:r w:rsidR="007C50C2" w:rsidRPr="000F56E3">
        <w:t>暴露出</w:t>
      </w:r>
      <w:r w:rsidR="00552E01">
        <w:rPr>
          <w:rFonts w:hint="eastAsia"/>
        </w:rPr>
        <w:t>新的</w:t>
      </w:r>
      <w:r w:rsidR="007C50C2" w:rsidRPr="000F56E3">
        <w:t>问题。</w:t>
      </w:r>
      <w:r w:rsidR="005D68A6" w:rsidRPr="000F56E3">
        <w:rPr>
          <w:lang w:eastAsia="zh-Hans"/>
        </w:rPr>
        <w:t>例如，在更新一个块的过程中，如果</w:t>
      </w:r>
      <w:r w:rsidR="005D68A6" w:rsidRPr="000F56E3">
        <w:rPr>
          <w:lang w:eastAsia="zh-Hans"/>
        </w:rPr>
        <w:t>FTL</w:t>
      </w:r>
      <w:r w:rsidR="005D68A6" w:rsidRPr="000F56E3">
        <w:rPr>
          <w:lang w:eastAsia="zh-Hans"/>
        </w:rPr>
        <w:t>给出的目标物理地址无法写入时，需要</w:t>
      </w:r>
      <w:r w:rsidR="00552E01" w:rsidRPr="000F56E3">
        <w:rPr>
          <w:lang w:eastAsia="zh-Hans"/>
        </w:rPr>
        <w:t>更改映射表</w:t>
      </w:r>
      <w:r w:rsidR="00552E01">
        <w:rPr>
          <w:rFonts w:hint="eastAsia"/>
          <w:lang w:eastAsia="zh-Hans"/>
        </w:rPr>
        <w:t>，</w:t>
      </w:r>
      <w:r w:rsidR="005D68A6" w:rsidRPr="000F56E3">
        <w:rPr>
          <w:lang w:eastAsia="zh-Hans"/>
        </w:rPr>
        <w:t>重新分配</w:t>
      </w:r>
      <w:r w:rsidR="00AF5245" w:rsidRPr="000F56E3">
        <w:rPr>
          <w:lang w:eastAsia="zh-Hans"/>
        </w:rPr>
        <w:t>一个</w:t>
      </w:r>
      <w:r w:rsidR="005B339B" w:rsidRPr="000F56E3">
        <w:rPr>
          <w:lang w:eastAsia="zh-Hans"/>
        </w:rPr>
        <w:t>“</w:t>
      </w:r>
      <w:r w:rsidR="005B339B" w:rsidRPr="000F56E3">
        <w:rPr>
          <w:lang w:eastAsia="zh-Hans"/>
        </w:rPr>
        <w:t>新块</w:t>
      </w:r>
      <w:r w:rsidR="005B339B" w:rsidRPr="000F56E3">
        <w:rPr>
          <w:lang w:eastAsia="zh-Hans"/>
        </w:rPr>
        <w:t>”</w:t>
      </w:r>
      <w:r w:rsidR="00AF5245" w:rsidRPr="000F56E3">
        <w:rPr>
          <w:lang w:eastAsia="zh-Hans"/>
        </w:rPr>
        <w:t>进行写入，</w:t>
      </w:r>
      <w:r w:rsidR="005B339B" w:rsidRPr="000F56E3">
        <w:rPr>
          <w:lang w:eastAsia="zh-Hans"/>
        </w:rPr>
        <w:t>然后对旧块进行</w:t>
      </w:r>
      <w:r w:rsidR="005B339B" w:rsidRPr="000F56E3">
        <w:rPr>
          <w:lang w:eastAsia="zh-Hans"/>
        </w:rPr>
        <w:lastRenderedPageBreak/>
        <w:t>回收，将其中未失效的内容迁移到</w:t>
      </w:r>
      <w:r w:rsidR="005B339B" w:rsidRPr="000F56E3">
        <w:rPr>
          <w:lang w:eastAsia="zh-Hans"/>
        </w:rPr>
        <w:t>“</w:t>
      </w:r>
      <w:r w:rsidR="005B339B" w:rsidRPr="000F56E3">
        <w:rPr>
          <w:lang w:eastAsia="zh-Hans"/>
        </w:rPr>
        <w:t>新块</w:t>
      </w:r>
      <w:r w:rsidR="005B339B" w:rsidRPr="000F56E3">
        <w:rPr>
          <w:lang w:eastAsia="zh-Hans"/>
        </w:rPr>
        <w:t>”</w:t>
      </w:r>
      <w:r w:rsidR="005B339B" w:rsidRPr="000F56E3">
        <w:rPr>
          <w:lang w:eastAsia="zh-Hans"/>
        </w:rPr>
        <w:t>。这个过程</w:t>
      </w:r>
      <w:r w:rsidR="00552E01">
        <w:rPr>
          <w:rFonts w:hint="eastAsia"/>
          <w:lang w:eastAsia="zh-Hans"/>
        </w:rPr>
        <w:t>会</w:t>
      </w:r>
      <w:r w:rsidR="005B339B" w:rsidRPr="000F56E3">
        <w:rPr>
          <w:lang w:eastAsia="zh-Hans"/>
        </w:rPr>
        <w:t>造成写入延时和写放大</w:t>
      </w:r>
      <w:r w:rsidR="00552E01">
        <w:rPr>
          <w:rFonts w:hint="eastAsia"/>
          <w:lang w:eastAsia="zh-Hans"/>
        </w:rPr>
        <w:t>。此外，</w:t>
      </w:r>
      <w:r w:rsidR="005B339B" w:rsidRPr="000F56E3">
        <w:rPr>
          <w:lang w:eastAsia="zh-Hans"/>
        </w:rPr>
        <w:t>所谓的</w:t>
      </w:r>
      <w:r w:rsidR="005B339B" w:rsidRPr="000F56E3">
        <w:rPr>
          <w:lang w:eastAsia="zh-Hans"/>
        </w:rPr>
        <w:t>“</w:t>
      </w:r>
      <w:r w:rsidR="005B339B" w:rsidRPr="000F56E3">
        <w:rPr>
          <w:lang w:eastAsia="zh-Hans"/>
        </w:rPr>
        <w:t>新块</w:t>
      </w:r>
      <w:r w:rsidR="005B339B" w:rsidRPr="000F56E3">
        <w:rPr>
          <w:lang w:eastAsia="zh-Hans"/>
        </w:rPr>
        <w:t>”</w:t>
      </w:r>
      <w:r w:rsidR="005B339B" w:rsidRPr="000F56E3">
        <w:rPr>
          <w:lang w:eastAsia="zh-Hans"/>
        </w:rPr>
        <w:t>可能是已经存有部分数据的地址空间，仍可能因为无法容纳（或其他原因）被判断为无法写入，</w:t>
      </w:r>
      <w:r w:rsidR="00552E01">
        <w:rPr>
          <w:rFonts w:hint="eastAsia"/>
        </w:rPr>
        <w:t>需要</w:t>
      </w:r>
      <w:r w:rsidR="005B339B" w:rsidRPr="000F56E3">
        <w:rPr>
          <w:lang w:eastAsia="zh-Hans"/>
        </w:rPr>
        <w:t>再分配一个</w:t>
      </w:r>
      <w:r w:rsidR="005B339B" w:rsidRPr="000F56E3">
        <w:rPr>
          <w:lang w:eastAsia="zh-Hans"/>
        </w:rPr>
        <w:t>“</w:t>
      </w:r>
      <w:r w:rsidR="005B339B" w:rsidRPr="000F56E3">
        <w:rPr>
          <w:lang w:eastAsia="zh-Hans"/>
        </w:rPr>
        <w:t>新块</w:t>
      </w:r>
      <w:r w:rsidR="005B339B" w:rsidRPr="000F56E3">
        <w:rPr>
          <w:lang w:eastAsia="zh-Hans"/>
        </w:rPr>
        <w:t>”</w:t>
      </w:r>
      <w:r w:rsidR="005B339B" w:rsidRPr="000F56E3">
        <w:rPr>
          <w:lang w:eastAsia="zh-Hans"/>
        </w:rPr>
        <w:t>，</w:t>
      </w:r>
      <w:r w:rsidR="00552E01">
        <w:rPr>
          <w:rFonts w:hint="eastAsia"/>
          <w:lang w:eastAsia="zh-Hans"/>
        </w:rPr>
        <w:t>从而</w:t>
      </w:r>
      <w:r w:rsidR="007B352A" w:rsidRPr="000F56E3">
        <w:rPr>
          <w:lang w:eastAsia="zh-Hans"/>
        </w:rPr>
        <w:t>引发链式数据迁移</w:t>
      </w:r>
      <w:r w:rsidR="00552E01">
        <w:rPr>
          <w:rFonts w:hint="eastAsia"/>
          <w:lang w:eastAsia="zh-Hans"/>
        </w:rPr>
        <w:t>，以不可预测的性能</w:t>
      </w:r>
      <w:r w:rsidR="006556B3" w:rsidRPr="000F56E3">
        <w:rPr>
          <w:lang w:eastAsia="zh-Hans"/>
        </w:rPr>
        <w:t>开销严重</w:t>
      </w:r>
      <w:r w:rsidR="00552E01">
        <w:rPr>
          <w:rFonts w:hint="eastAsia"/>
          <w:lang w:eastAsia="zh-Hans"/>
        </w:rPr>
        <w:t>影响</w:t>
      </w:r>
      <w:r w:rsidR="00D204C6" w:rsidRPr="000F56E3">
        <w:rPr>
          <w:lang w:eastAsia="zh-Hans"/>
        </w:rPr>
        <w:t>主机</w:t>
      </w:r>
      <w:r w:rsidR="00552E01">
        <w:rPr>
          <w:rFonts w:hint="eastAsia"/>
          <w:lang w:eastAsia="zh-Hans"/>
        </w:rPr>
        <w:t>的工作</w:t>
      </w:r>
      <w:r w:rsidR="005B339B" w:rsidRPr="000F56E3">
        <w:rPr>
          <w:lang w:eastAsia="zh-Hans"/>
        </w:rPr>
        <w:t>。</w:t>
      </w:r>
    </w:p>
    <w:p w14:paraId="6559026B" w14:textId="09C6E9C8" w:rsidR="00966FD6" w:rsidRPr="000F56E3" w:rsidRDefault="00B54521" w:rsidP="00D52E28">
      <w:pPr>
        <w:pStyle w:val="affd"/>
        <w:rPr>
          <w:lang w:eastAsia="zh-Hans"/>
        </w:rPr>
      </w:pPr>
      <w:r w:rsidRPr="000F56E3">
        <w:rPr>
          <w:lang w:eastAsia="zh-Hans"/>
        </w:rPr>
        <w:t>除了性能开销外</w:t>
      </w:r>
      <w:r w:rsidR="0039233C" w:rsidRPr="000F56E3">
        <w:rPr>
          <w:lang w:eastAsia="zh-Hans"/>
        </w:rPr>
        <w:t>，</w:t>
      </w:r>
      <w:r w:rsidR="005213A4" w:rsidRPr="000F56E3">
        <w:rPr>
          <w:lang w:eastAsia="zh-Hans"/>
        </w:rPr>
        <w:t>FTL</w:t>
      </w:r>
      <w:r w:rsidR="005213A4" w:rsidRPr="000F56E3">
        <w:rPr>
          <w:lang w:eastAsia="zh-Hans"/>
        </w:rPr>
        <w:t>也</w:t>
      </w:r>
      <w:r w:rsidR="00552E01">
        <w:rPr>
          <w:rFonts w:hint="eastAsia"/>
          <w:lang w:eastAsia="zh-Hans"/>
        </w:rPr>
        <w:t>会</w:t>
      </w:r>
      <w:r w:rsidR="005213A4" w:rsidRPr="000F56E3">
        <w:rPr>
          <w:lang w:eastAsia="zh-Hans"/>
        </w:rPr>
        <w:t>带来</w:t>
      </w:r>
      <w:r w:rsidR="00552E01">
        <w:rPr>
          <w:rFonts w:hint="eastAsia"/>
          <w:lang w:eastAsia="zh-Hans"/>
        </w:rPr>
        <w:t>额外的</w:t>
      </w:r>
      <w:r w:rsidR="005213A4" w:rsidRPr="000F56E3">
        <w:rPr>
          <w:lang w:eastAsia="zh-Hans"/>
        </w:rPr>
        <w:t>空间开销。</w:t>
      </w:r>
      <w:r w:rsidR="006479C7" w:rsidRPr="000F56E3">
        <w:rPr>
          <w:lang w:eastAsia="zh-Hans"/>
        </w:rPr>
        <w:t>FTL</w:t>
      </w:r>
      <w:r w:rsidR="00552E01">
        <w:rPr>
          <w:rFonts w:hint="eastAsia"/>
          <w:lang w:eastAsia="zh-Hans"/>
        </w:rPr>
        <w:t>用于</w:t>
      </w:r>
      <w:r w:rsidR="006479C7" w:rsidRPr="000F56E3">
        <w:rPr>
          <w:lang w:eastAsia="zh-Hans"/>
        </w:rPr>
        <w:t>维护细粒度</w:t>
      </w:r>
      <w:r w:rsidR="006479C7" w:rsidRPr="000F56E3">
        <w:rPr>
          <w:lang w:eastAsia="zh-Hans"/>
        </w:rPr>
        <w:t>(</w:t>
      </w:r>
      <w:r w:rsidR="006479C7" w:rsidRPr="000F56E3">
        <w:rPr>
          <w:lang w:eastAsia="zh-Hans"/>
        </w:rPr>
        <w:t>例如</w:t>
      </w:r>
      <w:r w:rsidR="006479C7" w:rsidRPr="000F56E3">
        <w:rPr>
          <w:lang w:eastAsia="zh-Hans"/>
        </w:rPr>
        <w:t>4KB)</w:t>
      </w:r>
      <w:r w:rsidR="006479C7" w:rsidRPr="000F56E3">
        <w:rPr>
          <w:lang w:eastAsia="zh-Hans"/>
        </w:rPr>
        <w:t>的映射表需要</w:t>
      </w:r>
      <w:r w:rsidR="00552E01">
        <w:rPr>
          <w:rFonts w:hint="eastAsia"/>
          <w:lang w:eastAsia="zh-Hans"/>
        </w:rPr>
        <w:t>占用</w:t>
      </w:r>
      <w:r w:rsidR="006479C7" w:rsidRPr="000F56E3">
        <w:rPr>
          <w:lang w:eastAsia="zh-Hans"/>
        </w:rPr>
        <w:t>的</w:t>
      </w:r>
      <w:r w:rsidR="006479C7" w:rsidRPr="000F56E3">
        <w:rPr>
          <w:lang w:eastAsia="zh-Hans"/>
        </w:rPr>
        <w:t>DRAM</w:t>
      </w:r>
      <w:r w:rsidR="006479C7" w:rsidRPr="000F56E3">
        <w:rPr>
          <w:lang w:eastAsia="zh-Hans"/>
        </w:rPr>
        <w:t>空间约为硬盘总空间的</w:t>
      </w:r>
      <w:r w:rsidR="006479C7" w:rsidRPr="000F56E3">
        <w:rPr>
          <w:lang w:eastAsia="zh-Hans"/>
        </w:rPr>
        <w:t>1%</w:t>
      </w:r>
      <w:r w:rsidR="006479C7" w:rsidRPr="000F56E3">
        <w:rPr>
          <w:lang w:eastAsia="zh-Hans"/>
        </w:rPr>
        <w:t>。此外，</w:t>
      </w:r>
      <w:r w:rsidR="00B120D6" w:rsidRPr="000F56E3">
        <w:rPr>
          <w:lang w:eastAsia="zh-Hans"/>
        </w:rPr>
        <w:t>盘内也</w:t>
      </w:r>
      <w:r w:rsidR="00363484" w:rsidRPr="000F56E3">
        <w:rPr>
          <w:lang w:eastAsia="zh-Hans"/>
        </w:rPr>
        <w:t>存在</w:t>
      </w:r>
      <w:r w:rsidR="00B120D6" w:rsidRPr="000F56E3">
        <w:rPr>
          <w:lang w:eastAsia="zh-Hans"/>
        </w:rPr>
        <w:t>闪存空间浪费</w:t>
      </w:r>
      <w:r w:rsidR="00552E01">
        <w:rPr>
          <w:rFonts w:hint="eastAsia"/>
          <w:lang w:eastAsia="zh-Hans"/>
        </w:rPr>
        <w:t>。</w:t>
      </w:r>
      <w:r w:rsidR="00B120D6" w:rsidRPr="000F56E3">
        <w:rPr>
          <w:lang w:eastAsia="zh-Hans"/>
        </w:rPr>
        <w:t>例如，</w:t>
      </w:r>
      <w:r w:rsidR="00966FD6" w:rsidRPr="000F56E3">
        <w:rPr>
          <w:lang w:eastAsia="zh-Hans"/>
        </w:rPr>
        <w:t>为了提高随机写入的性能，</w:t>
      </w:r>
      <w:r w:rsidR="00142EE6" w:rsidRPr="000F56E3">
        <w:rPr>
          <w:lang w:eastAsia="zh-Hans"/>
        </w:rPr>
        <w:t>SSD</w:t>
      </w:r>
      <w:r w:rsidR="00966FD6" w:rsidRPr="000F56E3">
        <w:rPr>
          <w:lang w:eastAsia="zh-Hans"/>
        </w:rPr>
        <w:t>采用</w:t>
      </w:r>
      <w:r w:rsidR="007737E2">
        <w:rPr>
          <w:rFonts w:hint="eastAsia"/>
          <w:lang w:eastAsia="zh-Hans"/>
        </w:rPr>
        <w:t>预留空间</w:t>
      </w:r>
      <w:r w:rsidR="00966FD6" w:rsidRPr="000F56E3">
        <w:rPr>
          <w:lang w:eastAsia="zh-Hans"/>
        </w:rPr>
        <w:t>（</w:t>
      </w:r>
      <w:r w:rsidR="00966FD6" w:rsidRPr="000F56E3">
        <w:rPr>
          <w:lang w:eastAsia="zh-Hans"/>
        </w:rPr>
        <w:t>Over-Provisioning</w:t>
      </w:r>
      <w:r w:rsidR="00966FD6" w:rsidRPr="000F56E3">
        <w:rPr>
          <w:lang w:eastAsia="zh-Hans"/>
        </w:rPr>
        <w:t>）</w:t>
      </w:r>
      <w:r w:rsidR="00552E01">
        <w:rPr>
          <w:rFonts w:hint="eastAsia"/>
          <w:lang w:eastAsia="zh-Hans"/>
        </w:rPr>
        <w:t>策略，</w:t>
      </w:r>
      <w:r w:rsidR="009C2E05">
        <w:rPr>
          <w:rFonts w:hint="eastAsia"/>
          <w:lang w:eastAsia="zh-Hans"/>
        </w:rPr>
        <w:t>通过</w:t>
      </w:r>
      <w:r w:rsidR="00F77941" w:rsidRPr="000F56E3">
        <w:rPr>
          <w:lang w:eastAsia="zh-Hans"/>
        </w:rPr>
        <w:t>预留</w:t>
      </w:r>
      <w:r w:rsidR="00F74C88">
        <w:rPr>
          <w:rFonts w:hint="eastAsia"/>
          <w:lang w:eastAsia="zh-Hans"/>
        </w:rPr>
        <w:t>专用</w:t>
      </w:r>
      <w:r w:rsidR="00F77941" w:rsidRPr="000F56E3">
        <w:rPr>
          <w:lang w:eastAsia="zh-Hans"/>
        </w:rPr>
        <w:t>空间来保证垃圾回收</w:t>
      </w:r>
      <w:r w:rsidR="00CF609E" w:rsidRPr="000F56E3">
        <w:rPr>
          <w:lang w:eastAsia="zh-Hans"/>
        </w:rPr>
        <w:t>等数据腾挪操作的</w:t>
      </w:r>
      <w:r w:rsidR="00F77941" w:rsidRPr="000F56E3">
        <w:rPr>
          <w:lang w:eastAsia="zh-Hans"/>
        </w:rPr>
        <w:t>效率</w:t>
      </w:r>
      <w:r w:rsidR="00D15749" w:rsidRPr="000F56E3">
        <w:rPr>
          <w:lang w:eastAsia="zh-Hans"/>
        </w:rPr>
        <w:t>。</w:t>
      </w:r>
    </w:p>
    <w:p w14:paraId="118ED4B2" w14:textId="5C33996F" w:rsidR="00552E01" w:rsidRDefault="00966FD6" w:rsidP="00D52E28">
      <w:pPr>
        <w:pStyle w:val="affd"/>
        <w:rPr>
          <w:lang w:eastAsia="zh-Hans"/>
        </w:rPr>
      </w:pPr>
      <w:r w:rsidRPr="000F56E3">
        <w:rPr>
          <w:lang w:eastAsia="zh-Hans"/>
        </w:rPr>
        <w:t>此外，</w:t>
      </w:r>
      <w:r w:rsidR="00550ED0" w:rsidRPr="000F56E3">
        <w:rPr>
          <w:lang w:eastAsia="zh-Hans"/>
        </w:rPr>
        <w:t>闪存介质</w:t>
      </w:r>
      <w:r w:rsidRPr="000F56E3">
        <w:rPr>
          <w:lang w:eastAsia="zh-Hans"/>
        </w:rPr>
        <w:t>的擦写特性也是导致写放大的因素。由于</w:t>
      </w:r>
      <w:r w:rsidRPr="000F56E3">
        <w:rPr>
          <w:lang w:eastAsia="zh-Hans"/>
        </w:rPr>
        <w:t>NAND</w:t>
      </w:r>
      <w:r w:rsidRPr="000F56E3">
        <w:rPr>
          <w:lang w:eastAsia="zh-Hans"/>
        </w:rPr>
        <w:t>闪存的</w:t>
      </w:r>
      <w:r w:rsidR="008929DE" w:rsidRPr="000F56E3">
        <w:rPr>
          <w:lang w:eastAsia="zh-Hans"/>
        </w:rPr>
        <w:t>擦除</w:t>
      </w:r>
      <w:r w:rsidRPr="000F56E3">
        <w:rPr>
          <w:lang w:eastAsia="zh-Hans"/>
        </w:rPr>
        <w:t>操作是以</w:t>
      </w:r>
      <w:r w:rsidR="00E43AFC" w:rsidRPr="000F56E3">
        <w:rPr>
          <w:lang w:eastAsia="zh-Hans"/>
        </w:rPr>
        <w:t>可擦除</w:t>
      </w:r>
      <w:r w:rsidRPr="000F56E3">
        <w:rPr>
          <w:lang w:eastAsia="zh-Hans"/>
        </w:rPr>
        <w:t>块为单位进行的，而</w:t>
      </w:r>
      <w:r w:rsidR="00E43AFC" w:rsidRPr="000F56E3">
        <w:rPr>
          <w:lang w:eastAsia="zh-Hans"/>
        </w:rPr>
        <w:t>擦除</w:t>
      </w:r>
      <w:r w:rsidRPr="000F56E3">
        <w:rPr>
          <w:lang w:eastAsia="zh-Hans"/>
        </w:rPr>
        <w:t>的大小通常远大于页面</w:t>
      </w:r>
      <w:r w:rsidR="00455CAA" w:rsidRPr="000F56E3">
        <w:rPr>
          <w:lang w:eastAsia="zh-Hans"/>
        </w:rPr>
        <w:t>大小</w:t>
      </w:r>
      <w:r w:rsidRPr="000F56E3">
        <w:rPr>
          <w:lang w:eastAsia="zh-Hans"/>
        </w:rPr>
        <w:t>（即数据写入的最小单位），这就意味着即使是对单个页面的小范围修改，也可能导致整个块的</w:t>
      </w:r>
      <w:r w:rsidR="00E43AFC" w:rsidRPr="000F56E3">
        <w:rPr>
          <w:lang w:eastAsia="zh-Hans"/>
        </w:rPr>
        <w:t>擦除，迁移和</w:t>
      </w:r>
      <w:r w:rsidRPr="000F56E3">
        <w:rPr>
          <w:lang w:eastAsia="zh-Hans"/>
        </w:rPr>
        <w:t>重写，进而产生写放大。</w:t>
      </w:r>
    </w:p>
    <w:p w14:paraId="22BEBD3B" w14:textId="4AB97F73" w:rsidR="00966FD6" w:rsidRPr="000F56E3" w:rsidRDefault="00552E01" w:rsidP="00D52E28">
      <w:pPr>
        <w:pStyle w:val="affd"/>
        <w:rPr>
          <w:lang w:eastAsia="zh-Hans"/>
        </w:rPr>
      </w:pPr>
      <w:r>
        <w:rPr>
          <w:rFonts w:hint="eastAsia"/>
          <w:lang w:eastAsia="zh-Hans"/>
        </w:rPr>
        <w:t>针对这些问题，</w:t>
      </w:r>
      <w:r w:rsidR="00966FD6" w:rsidRPr="000F56E3">
        <w:rPr>
          <w:lang w:eastAsia="zh-Hans"/>
        </w:rPr>
        <w:t>近期，一些新</w:t>
      </w:r>
      <w:r>
        <w:rPr>
          <w:rFonts w:hint="eastAsia"/>
          <w:lang w:eastAsia="zh-Hans"/>
        </w:rPr>
        <w:t>兴</w:t>
      </w:r>
      <w:r w:rsidR="00966FD6" w:rsidRPr="000F56E3">
        <w:rPr>
          <w:lang w:eastAsia="zh-Hans"/>
        </w:rPr>
        <w:t>SSD</w:t>
      </w:r>
      <w:r w:rsidR="00966FD6" w:rsidRPr="000F56E3">
        <w:rPr>
          <w:lang w:eastAsia="zh-Hans"/>
        </w:rPr>
        <w:t>技术正在</w:t>
      </w:r>
      <w:r w:rsidR="005F0502" w:rsidRPr="000F56E3">
        <w:rPr>
          <w:lang w:eastAsia="zh-Hans"/>
        </w:rPr>
        <w:t>兴起</w:t>
      </w:r>
      <w:r w:rsidR="00497744" w:rsidRPr="000F56E3">
        <w:rPr>
          <w:lang w:eastAsia="zh-Hans"/>
        </w:rPr>
        <w:t>，</w:t>
      </w:r>
      <w:r w:rsidR="00966FD6" w:rsidRPr="000F56E3">
        <w:rPr>
          <w:lang w:eastAsia="zh-Hans"/>
        </w:rPr>
        <w:t>并取得</w:t>
      </w:r>
      <w:r w:rsidR="00A57BFE" w:rsidRPr="000F56E3">
        <w:rPr>
          <w:lang w:eastAsia="zh-Hans"/>
        </w:rPr>
        <w:t>了一些</w:t>
      </w:r>
      <w:r w:rsidR="00966FD6" w:rsidRPr="000F56E3">
        <w:rPr>
          <w:lang w:eastAsia="zh-Hans"/>
        </w:rPr>
        <w:t>进展。</w:t>
      </w:r>
    </w:p>
    <w:p w14:paraId="0A6E4BAA" w14:textId="77777777" w:rsidR="00966FD6" w:rsidRPr="000F56E3" w:rsidRDefault="00966FD6" w:rsidP="00D52E28">
      <w:pPr>
        <w:pStyle w:val="4"/>
      </w:pPr>
      <w:r w:rsidRPr="000F56E3">
        <w:t>新型硬件技术</w:t>
      </w:r>
    </w:p>
    <w:p w14:paraId="44597A52" w14:textId="2F035BA0" w:rsidR="00966FD6" w:rsidRPr="000F56E3" w:rsidRDefault="005234A5" w:rsidP="00D52E28">
      <w:r w:rsidRPr="000F56E3">
        <w:t>近年来</w:t>
      </w:r>
      <w:r w:rsidR="00B85E72" w:rsidRPr="000F56E3">
        <w:t>，</w:t>
      </w:r>
      <w:r w:rsidR="00966FD6" w:rsidRPr="000F56E3">
        <w:t>一系列新型固态硬盘技术</w:t>
      </w:r>
      <w:r w:rsidR="00D35A12" w:rsidRPr="000F56E3">
        <w:t>兴起</w:t>
      </w:r>
      <w:r w:rsidR="00966FD6" w:rsidRPr="000F56E3">
        <w:t>，</w:t>
      </w:r>
      <w:r w:rsidR="001B3D3B" w:rsidRPr="000F56E3">
        <w:t>例如：</w:t>
      </w:r>
      <w:r w:rsidR="00966FD6" w:rsidRPr="000F56E3">
        <w:t>Multi-Stream SSD</w:t>
      </w:r>
      <w:r w:rsidR="00270FA5" w:rsidRPr="00270FA5">
        <w:rPr>
          <w:vertAlign w:val="superscript"/>
        </w:rPr>
        <w:t xml:space="preserve"> </w:t>
      </w:r>
      <w:r w:rsidR="00270FA5" w:rsidRPr="00270FA5">
        <w:rPr>
          <w:vertAlign w:val="superscript"/>
        </w:rPr>
        <w:fldChar w:fldCharType="begin"/>
      </w:r>
      <w:r w:rsidR="00270FA5" w:rsidRPr="00270FA5">
        <w:rPr>
          <w:vertAlign w:val="superscript"/>
        </w:rPr>
        <w:instrText xml:space="preserve"> REF _Ref160380248 \r \h  \* MERGEFORMAT </w:instrText>
      </w:r>
      <w:r w:rsidR="00270FA5" w:rsidRPr="00270FA5">
        <w:rPr>
          <w:vertAlign w:val="superscript"/>
        </w:rPr>
      </w:r>
      <w:r w:rsidR="00270FA5" w:rsidRPr="00270FA5">
        <w:rPr>
          <w:vertAlign w:val="superscript"/>
        </w:rPr>
        <w:fldChar w:fldCharType="separate"/>
      </w:r>
      <w:r w:rsidR="00270FA5" w:rsidRPr="00270FA5">
        <w:rPr>
          <w:vertAlign w:val="superscript"/>
        </w:rPr>
        <w:t>[9]</w:t>
      </w:r>
      <w:r w:rsidR="00270FA5" w:rsidRPr="00270FA5">
        <w:rPr>
          <w:vertAlign w:val="superscript"/>
        </w:rPr>
        <w:fldChar w:fldCharType="end"/>
      </w:r>
      <w:r w:rsidR="00966FD6" w:rsidRPr="000F56E3">
        <w:t>，</w:t>
      </w:r>
      <w:r w:rsidR="00966FD6" w:rsidRPr="000F56E3">
        <w:t>Open-Channel SSD (OC SSD)</w:t>
      </w:r>
      <w:r w:rsidR="00F929AE" w:rsidRPr="00F929AE">
        <w:rPr>
          <w:vertAlign w:val="superscript"/>
        </w:rPr>
        <w:t xml:space="preserve"> </w:t>
      </w:r>
      <w:r w:rsidR="00F929AE" w:rsidRPr="00F929AE">
        <w:rPr>
          <w:vertAlign w:val="superscript"/>
        </w:rPr>
        <w:fldChar w:fldCharType="begin"/>
      </w:r>
      <w:r w:rsidR="00F929AE" w:rsidRPr="00F929AE">
        <w:rPr>
          <w:vertAlign w:val="superscript"/>
        </w:rPr>
        <w:instrText xml:space="preserve"> REF _Ref160380248 \r \h  \* MERGEFORMAT </w:instrText>
      </w:r>
      <w:r w:rsidR="00F929AE" w:rsidRPr="00F929AE">
        <w:rPr>
          <w:vertAlign w:val="superscript"/>
        </w:rPr>
      </w:r>
      <w:r w:rsidR="00F929AE" w:rsidRPr="00F929AE">
        <w:rPr>
          <w:vertAlign w:val="superscript"/>
        </w:rPr>
        <w:fldChar w:fldCharType="separate"/>
      </w:r>
      <w:r w:rsidR="00F929AE" w:rsidRPr="00F929AE">
        <w:rPr>
          <w:vertAlign w:val="superscript"/>
        </w:rPr>
        <w:t>[</w:t>
      </w:r>
      <w:r w:rsidR="00F929AE">
        <w:rPr>
          <w:vertAlign w:val="superscript"/>
        </w:rPr>
        <w:t>10</w:t>
      </w:r>
      <w:r w:rsidR="00F929AE" w:rsidRPr="00F929AE">
        <w:rPr>
          <w:vertAlign w:val="superscript"/>
        </w:rPr>
        <w:t>]</w:t>
      </w:r>
      <w:r w:rsidR="00F929AE" w:rsidRPr="00F929AE">
        <w:fldChar w:fldCharType="end"/>
      </w:r>
      <w:r w:rsidR="00966FD6" w:rsidRPr="000F56E3">
        <w:t>，</w:t>
      </w:r>
      <w:r w:rsidR="00966FD6" w:rsidRPr="000F56E3">
        <w:t>KV SSD</w:t>
      </w:r>
      <w:r w:rsidR="00F929AE" w:rsidRPr="00F929AE">
        <w:rPr>
          <w:vertAlign w:val="superscript"/>
        </w:rPr>
        <w:t xml:space="preserve"> </w:t>
      </w:r>
      <w:r w:rsidR="00F929AE" w:rsidRPr="00F929AE">
        <w:rPr>
          <w:vertAlign w:val="superscript"/>
        </w:rPr>
        <w:fldChar w:fldCharType="begin"/>
      </w:r>
      <w:r w:rsidR="00F929AE" w:rsidRPr="00F929AE">
        <w:rPr>
          <w:vertAlign w:val="superscript"/>
        </w:rPr>
        <w:instrText xml:space="preserve"> REF _Ref160380248 \r \h  \* MERGEFORMAT </w:instrText>
      </w:r>
      <w:r w:rsidR="00F929AE" w:rsidRPr="00F929AE">
        <w:rPr>
          <w:vertAlign w:val="superscript"/>
        </w:rPr>
      </w:r>
      <w:r w:rsidR="00F929AE" w:rsidRPr="00F929AE">
        <w:rPr>
          <w:vertAlign w:val="superscript"/>
        </w:rPr>
        <w:fldChar w:fldCharType="separate"/>
      </w:r>
      <w:r w:rsidR="00F929AE" w:rsidRPr="00F929AE">
        <w:rPr>
          <w:vertAlign w:val="superscript"/>
        </w:rPr>
        <w:t>[</w:t>
      </w:r>
      <w:r w:rsidR="00F929AE">
        <w:rPr>
          <w:vertAlign w:val="superscript"/>
        </w:rPr>
        <w:t>11</w:t>
      </w:r>
      <w:r w:rsidR="00F929AE" w:rsidRPr="00F929AE">
        <w:rPr>
          <w:vertAlign w:val="superscript"/>
        </w:rPr>
        <w:t>]</w:t>
      </w:r>
      <w:r w:rsidR="00F929AE" w:rsidRPr="00F929AE">
        <w:fldChar w:fldCharType="end"/>
      </w:r>
      <w:r w:rsidR="00966FD6" w:rsidRPr="000F56E3">
        <w:t>等等。</w:t>
      </w:r>
      <w:r w:rsidR="005F23DC" w:rsidRPr="000F56E3">
        <w:t>这些技术旨在</w:t>
      </w:r>
      <w:r w:rsidR="00213D1F" w:rsidRPr="000F56E3">
        <w:t>突破</w:t>
      </w:r>
      <w:r w:rsidR="00820456">
        <w:rPr>
          <w:rFonts w:hint="eastAsia"/>
        </w:rPr>
        <w:t>传统</w:t>
      </w:r>
      <w:r w:rsidR="005F23DC" w:rsidRPr="000F56E3">
        <w:t>SSD</w:t>
      </w:r>
      <w:r w:rsidR="005F23DC" w:rsidRPr="000F56E3">
        <w:t>硬件设计的局限性，</w:t>
      </w:r>
      <w:r w:rsidR="00966FD6" w:rsidRPr="000F56E3">
        <w:t>其中最</w:t>
      </w:r>
      <w:r w:rsidR="00A95158" w:rsidRPr="000F56E3">
        <w:t>新颖，最</w:t>
      </w:r>
      <w:r w:rsidR="00966FD6" w:rsidRPr="000F56E3">
        <w:t>具有潜力的是分区命名空间固态硬盘</w:t>
      </w:r>
      <w:r w:rsidR="0089051D" w:rsidRPr="000F56E3">
        <w:t>——ZNS SSD</w:t>
      </w:r>
      <w:r w:rsidR="00E42A28" w:rsidRPr="00E42A28">
        <w:rPr>
          <w:vertAlign w:val="superscript"/>
        </w:rPr>
        <w:fldChar w:fldCharType="begin"/>
      </w:r>
      <w:r w:rsidR="00E42A28" w:rsidRPr="00E42A28">
        <w:rPr>
          <w:vertAlign w:val="superscript"/>
        </w:rPr>
        <w:instrText xml:space="preserve"> REF _Ref160380248 \r \h  \* MERGEFORMAT </w:instrText>
      </w:r>
      <w:r w:rsidR="00E42A28" w:rsidRPr="00E42A28">
        <w:rPr>
          <w:vertAlign w:val="superscript"/>
        </w:rPr>
      </w:r>
      <w:r w:rsidR="00E42A28" w:rsidRPr="00E42A28">
        <w:rPr>
          <w:vertAlign w:val="superscript"/>
        </w:rPr>
        <w:fldChar w:fldCharType="separate"/>
      </w:r>
      <w:r w:rsidR="00E42A28" w:rsidRPr="00E42A28">
        <w:rPr>
          <w:vertAlign w:val="superscript"/>
        </w:rPr>
        <w:t>[1</w:t>
      </w:r>
      <w:r w:rsidR="00E42A28">
        <w:rPr>
          <w:vertAlign w:val="superscript"/>
        </w:rPr>
        <w:t>2</w:t>
      </w:r>
      <w:r w:rsidR="00E42A28" w:rsidRPr="00E42A28">
        <w:rPr>
          <w:vertAlign w:val="superscript"/>
        </w:rPr>
        <w:t>]</w:t>
      </w:r>
      <w:r w:rsidR="00E42A28" w:rsidRPr="00E42A28">
        <w:fldChar w:fldCharType="end"/>
      </w:r>
      <w:r w:rsidR="00966FD6" w:rsidRPr="000F56E3">
        <w:t>。</w:t>
      </w:r>
    </w:p>
    <w:p w14:paraId="37B67328" w14:textId="04C1E6DC" w:rsidR="00966FD6" w:rsidRPr="000F56E3" w:rsidRDefault="00966FD6" w:rsidP="00D52E28">
      <w:pPr>
        <w:pStyle w:val="affd"/>
        <w:rPr>
          <w:lang w:eastAsia="zh-Hans"/>
        </w:rPr>
      </w:pPr>
      <w:r w:rsidRPr="000F56E3">
        <w:rPr>
          <w:lang w:eastAsia="zh-Hans"/>
        </w:rPr>
        <w:t>Zoned Namespace SSD</w:t>
      </w:r>
      <w:r w:rsidRPr="000F56E3">
        <w:rPr>
          <w:lang w:eastAsia="zh-Hans"/>
        </w:rPr>
        <w:t>（</w:t>
      </w:r>
      <w:r w:rsidRPr="000F56E3">
        <w:rPr>
          <w:lang w:eastAsia="zh-Hans"/>
        </w:rPr>
        <w:t>ZNS SSD</w:t>
      </w:r>
      <w:r w:rsidRPr="000F56E3">
        <w:rPr>
          <w:lang w:eastAsia="zh-Hans"/>
        </w:rPr>
        <w:t>）技术是为了</w:t>
      </w:r>
      <w:r w:rsidR="006813B2" w:rsidRPr="000F56E3">
        <w:rPr>
          <w:lang w:eastAsia="zh-Hans"/>
        </w:rPr>
        <w:t>应对</w:t>
      </w:r>
      <w:r w:rsidRPr="000F56E3">
        <w:rPr>
          <w:lang w:eastAsia="zh-Hans"/>
        </w:rPr>
        <w:t>传统</w:t>
      </w:r>
      <w:r w:rsidRPr="000F56E3">
        <w:rPr>
          <w:lang w:eastAsia="zh-Hans"/>
        </w:rPr>
        <w:t>SSD</w:t>
      </w:r>
      <w:r w:rsidRPr="000F56E3">
        <w:rPr>
          <w:lang w:eastAsia="zh-Hans"/>
        </w:rPr>
        <w:t>中存在的写放大问题而设计的一种新型</w:t>
      </w:r>
      <w:r w:rsidR="00F42065" w:rsidRPr="000F56E3">
        <w:rPr>
          <w:lang w:eastAsia="zh-Hans"/>
        </w:rPr>
        <w:t>固态</w:t>
      </w:r>
      <w:r w:rsidR="00DF1ED0" w:rsidRPr="000F56E3">
        <w:rPr>
          <w:lang w:eastAsia="zh-Hans"/>
        </w:rPr>
        <w:t>硬盘</w:t>
      </w:r>
      <w:r w:rsidRPr="000F56E3">
        <w:rPr>
          <w:lang w:eastAsia="zh-Hans"/>
        </w:rPr>
        <w:t>。与传统</w:t>
      </w:r>
      <w:r w:rsidRPr="000F56E3">
        <w:rPr>
          <w:lang w:eastAsia="zh-Hans"/>
        </w:rPr>
        <w:t>SSD</w:t>
      </w:r>
      <w:r w:rsidR="00440A74" w:rsidRPr="000F56E3">
        <w:rPr>
          <w:lang w:eastAsia="zh-Hans"/>
        </w:rPr>
        <w:t>采用的基于细粒度随机映射</w:t>
      </w:r>
      <w:r w:rsidR="004601E0" w:rsidRPr="000F56E3">
        <w:rPr>
          <w:lang w:eastAsia="zh-Hans"/>
        </w:rPr>
        <w:t>的</w:t>
      </w:r>
      <w:r w:rsidRPr="000F56E3">
        <w:rPr>
          <w:lang w:eastAsia="zh-Hans"/>
        </w:rPr>
        <w:t>均匀空间</w:t>
      </w:r>
      <w:r w:rsidR="0064209C" w:rsidRPr="000F56E3">
        <w:rPr>
          <w:lang w:eastAsia="zh-Hans"/>
        </w:rPr>
        <w:t>管理</w:t>
      </w:r>
      <w:r w:rsidRPr="000F56E3">
        <w:rPr>
          <w:lang w:eastAsia="zh-Hans"/>
        </w:rPr>
        <w:t>策略不同，</w:t>
      </w:r>
      <w:r w:rsidRPr="000F56E3">
        <w:rPr>
          <w:lang w:eastAsia="zh-Hans"/>
        </w:rPr>
        <w:t>ZNS SSD</w:t>
      </w:r>
      <w:r w:rsidRPr="000F56E3">
        <w:rPr>
          <w:lang w:eastAsia="zh-Hans"/>
        </w:rPr>
        <w:t>引入了分区（或</w:t>
      </w:r>
      <w:r w:rsidRPr="000F56E3">
        <w:rPr>
          <w:lang w:eastAsia="zh-Hans"/>
        </w:rPr>
        <w:t>"</w:t>
      </w:r>
      <w:r w:rsidRPr="000F56E3">
        <w:rPr>
          <w:lang w:eastAsia="zh-Hans"/>
        </w:rPr>
        <w:t>区域</w:t>
      </w:r>
      <w:r w:rsidRPr="000F56E3">
        <w:rPr>
          <w:lang w:eastAsia="zh-Hans"/>
        </w:rPr>
        <w:t>"</w:t>
      </w:r>
      <w:r w:rsidRPr="000F56E3">
        <w:rPr>
          <w:lang w:eastAsia="zh-Hans"/>
        </w:rPr>
        <w:t>）的概念，将</w:t>
      </w:r>
      <w:r w:rsidR="000C2DAB" w:rsidRPr="000F56E3">
        <w:rPr>
          <w:lang w:eastAsia="zh-Hans"/>
        </w:rPr>
        <w:t>闪存介质的地址</w:t>
      </w:r>
      <w:r w:rsidRPr="000F56E3">
        <w:rPr>
          <w:lang w:eastAsia="zh-Hans"/>
        </w:rPr>
        <w:t>空间划分为若干独立的、非重叠的区域</w:t>
      </w:r>
      <w:r w:rsidR="002B0A48" w:rsidRPr="000F56E3">
        <w:rPr>
          <w:lang w:eastAsia="zh-Hans"/>
        </w:rPr>
        <w:t>，</w:t>
      </w:r>
      <w:r w:rsidR="00C24640" w:rsidRPr="000F56E3">
        <w:rPr>
          <w:lang w:eastAsia="zh-Hans"/>
        </w:rPr>
        <w:t>且严格限制</w:t>
      </w:r>
      <w:r w:rsidRPr="000F56E3">
        <w:rPr>
          <w:lang w:eastAsia="zh-Hans"/>
        </w:rPr>
        <w:t>每个区域内的写入操作必须是顺序的。这种设计</w:t>
      </w:r>
      <w:r w:rsidR="003756FB" w:rsidRPr="000F56E3">
        <w:rPr>
          <w:lang w:eastAsia="zh-Hans"/>
        </w:rPr>
        <w:t>增大了硬盘内部的空间管理粒度，</w:t>
      </w:r>
      <w:r w:rsidRPr="000F56E3">
        <w:rPr>
          <w:lang w:eastAsia="zh-Hans"/>
        </w:rPr>
        <w:t>显著</w:t>
      </w:r>
      <w:r w:rsidR="00D85A17" w:rsidRPr="000F56E3">
        <w:rPr>
          <w:lang w:eastAsia="zh-Hans"/>
        </w:rPr>
        <w:t>减少</w:t>
      </w:r>
      <w:r w:rsidRPr="000F56E3">
        <w:rPr>
          <w:lang w:eastAsia="zh-Hans"/>
        </w:rPr>
        <w:t>了因</w:t>
      </w:r>
      <w:r w:rsidR="005571B9" w:rsidRPr="000F56E3">
        <w:rPr>
          <w:lang w:eastAsia="zh-Hans"/>
        </w:rPr>
        <w:t>闪存转换层</w:t>
      </w:r>
      <w:r w:rsidRPr="000F56E3">
        <w:rPr>
          <w:lang w:eastAsia="zh-Hans"/>
        </w:rPr>
        <w:t>导致的垃圾回收操作，</w:t>
      </w:r>
      <w:r w:rsidR="00604494" w:rsidRPr="000F56E3">
        <w:rPr>
          <w:lang w:eastAsia="zh-Hans"/>
        </w:rPr>
        <w:t>消除了盘内的</w:t>
      </w:r>
      <w:r w:rsidRPr="000F56E3">
        <w:rPr>
          <w:lang w:eastAsia="zh-Hans"/>
        </w:rPr>
        <w:t>写放大现象。</w:t>
      </w:r>
    </w:p>
    <w:p w14:paraId="6D6C976D" w14:textId="79F2FE49" w:rsidR="00966FD6" w:rsidRPr="000F56E3" w:rsidRDefault="00966FD6" w:rsidP="00D52E28">
      <w:pPr>
        <w:pStyle w:val="affd"/>
        <w:rPr>
          <w:lang w:eastAsia="zh-Hans"/>
        </w:rPr>
      </w:pPr>
      <w:r w:rsidRPr="000F56E3">
        <w:rPr>
          <w:lang w:eastAsia="zh-Hans"/>
        </w:rPr>
        <w:t>ZNS SSD</w:t>
      </w:r>
      <w:r w:rsidRPr="000F56E3">
        <w:rPr>
          <w:lang w:eastAsia="zh-Hans"/>
        </w:rPr>
        <w:t>通过区域化管理数据，</w:t>
      </w:r>
      <w:r w:rsidR="009624C3" w:rsidRPr="000F56E3">
        <w:rPr>
          <w:lang w:eastAsia="zh-Hans"/>
        </w:rPr>
        <w:t>具体包括</w:t>
      </w:r>
      <w:r w:rsidRPr="000F56E3">
        <w:rPr>
          <w:lang w:eastAsia="zh-Hans"/>
        </w:rPr>
        <w:t>定义区域容量、活动区域限制和区域追加命令等新</w:t>
      </w:r>
      <w:r w:rsidR="00B2051E" w:rsidRPr="000F56E3">
        <w:rPr>
          <w:lang w:eastAsia="zh-Hans"/>
        </w:rPr>
        <w:t>属性</w:t>
      </w:r>
      <w:r w:rsidRPr="000F56E3">
        <w:rPr>
          <w:lang w:eastAsia="zh-Hans"/>
        </w:rPr>
        <w:t>，向主机暴露</w:t>
      </w:r>
      <w:r w:rsidR="00D37369" w:rsidRPr="000F56E3">
        <w:rPr>
          <w:lang w:eastAsia="zh-Hans"/>
        </w:rPr>
        <w:t>了</w:t>
      </w:r>
      <w:r w:rsidRPr="000F56E3">
        <w:rPr>
          <w:lang w:eastAsia="zh-Hans"/>
        </w:rPr>
        <w:t>更多的存储器内部信息</w:t>
      </w:r>
      <w:r w:rsidR="00027143">
        <w:rPr>
          <w:rFonts w:hint="eastAsia"/>
          <w:lang w:eastAsia="zh-Hans"/>
        </w:rPr>
        <w:t>，</w:t>
      </w:r>
      <w:r w:rsidR="002A22CF" w:rsidRPr="002A22CF">
        <w:rPr>
          <w:lang w:eastAsia="zh-Hans"/>
        </w:rPr>
        <w:t>使</w:t>
      </w:r>
      <w:r w:rsidR="002A22CF" w:rsidRPr="002A22CF">
        <w:rPr>
          <w:lang w:eastAsia="zh-Hans"/>
        </w:rPr>
        <w:t>SSD</w:t>
      </w:r>
      <w:r w:rsidR="002A22CF" w:rsidRPr="002A22CF">
        <w:rPr>
          <w:lang w:eastAsia="zh-Hans"/>
        </w:rPr>
        <w:t>不再是</w:t>
      </w:r>
      <w:r w:rsidR="002A22CF" w:rsidRPr="002A22CF">
        <w:rPr>
          <w:lang w:eastAsia="zh-Hans"/>
        </w:rPr>
        <w:t>“</w:t>
      </w:r>
      <w:r w:rsidR="002A22CF" w:rsidRPr="002A22CF">
        <w:rPr>
          <w:lang w:eastAsia="zh-Hans"/>
        </w:rPr>
        <w:t>黑盒</w:t>
      </w:r>
      <w:r w:rsidR="002A22CF" w:rsidRPr="002A22CF">
        <w:rPr>
          <w:lang w:eastAsia="zh-Hans"/>
        </w:rPr>
        <w:t>”</w:t>
      </w:r>
      <w:r w:rsidR="002A22CF" w:rsidRPr="002A22CF">
        <w:rPr>
          <w:lang w:eastAsia="zh-Hans"/>
        </w:rPr>
        <w:t>设备</w:t>
      </w:r>
      <w:r w:rsidR="006B26BF">
        <w:rPr>
          <w:rFonts w:hint="eastAsia"/>
          <w:lang w:eastAsia="zh-Hans"/>
        </w:rPr>
        <w:t>。</w:t>
      </w:r>
      <w:r w:rsidR="00E62F5B" w:rsidRPr="000F56E3">
        <w:rPr>
          <w:lang w:eastAsia="zh-Hans"/>
        </w:rPr>
        <w:t>并且，</w:t>
      </w:r>
      <w:r w:rsidR="00E62F5B" w:rsidRPr="000F56E3">
        <w:rPr>
          <w:lang w:eastAsia="zh-Hans"/>
        </w:rPr>
        <w:t>ZNS</w:t>
      </w:r>
      <w:r w:rsidR="00E62F5B" w:rsidRPr="000F56E3">
        <w:rPr>
          <w:lang w:eastAsia="zh-Hans"/>
        </w:rPr>
        <w:t>强制</w:t>
      </w:r>
      <w:r w:rsidR="00821B2D" w:rsidRPr="000F56E3">
        <w:rPr>
          <w:lang w:eastAsia="zh-Hans"/>
        </w:rPr>
        <w:t>要求各个</w:t>
      </w:r>
      <w:r w:rsidR="00E62F5B" w:rsidRPr="000F56E3">
        <w:rPr>
          <w:lang w:eastAsia="zh-Hans"/>
        </w:rPr>
        <w:t>区域内</w:t>
      </w:r>
      <w:r w:rsidR="00821B2D" w:rsidRPr="000F56E3">
        <w:rPr>
          <w:lang w:eastAsia="zh-Hans"/>
        </w:rPr>
        <w:t>只能通过</w:t>
      </w:r>
      <w:r w:rsidR="00821B2D" w:rsidRPr="000F56E3">
        <w:t>write</w:t>
      </w:r>
      <w:r w:rsidR="00821B2D" w:rsidRPr="000F56E3">
        <w:rPr>
          <w:lang w:eastAsia="zh-Hans"/>
        </w:rPr>
        <w:t>命令或者</w:t>
      </w:r>
      <w:r w:rsidR="00821B2D" w:rsidRPr="000F56E3">
        <w:t>append</w:t>
      </w:r>
      <w:r w:rsidR="00821B2D" w:rsidRPr="000F56E3">
        <w:rPr>
          <w:lang w:eastAsia="zh-Hans"/>
        </w:rPr>
        <w:t>命令</w:t>
      </w:r>
      <w:r w:rsidR="00E62F5B" w:rsidRPr="000F56E3">
        <w:rPr>
          <w:lang w:eastAsia="zh-Hans"/>
        </w:rPr>
        <w:t>顺序写</w:t>
      </w:r>
      <w:r w:rsidR="00330732" w:rsidRPr="000F56E3">
        <w:rPr>
          <w:lang w:eastAsia="zh-Hans"/>
        </w:rPr>
        <w:t>入</w:t>
      </w:r>
      <w:r w:rsidR="00550ACA">
        <w:rPr>
          <w:rFonts w:hint="eastAsia"/>
          <w:lang w:eastAsia="zh-Hans"/>
        </w:rPr>
        <w:t>，</w:t>
      </w:r>
      <w:r w:rsidR="005C2935" w:rsidRPr="000F56E3">
        <w:rPr>
          <w:lang w:eastAsia="zh-Hans"/>
        </w:rPr>
        <w:t>避免了传统硬盘中</w:t>
      </w:r>
      <w:r w:rsidR="005C2935" w:rsidRPr="000F56E3">
        <w:rPr>
          <w:lang w:eastAsia="zh-Hans"/>
        </w:rPr>
        <w:t>FTL</w:t>
      </w:r>
      <w:r w:rsidR="005C2935" w:rsidRPr="000F56E3">
        <w:rPr>
          <w:lang w:eastAsia="zh-Hans"/>
        </w:rPr>
        <w:t>层</w:t>
      </w:r>
      <w:r w:rsidR="008564DD" w:rsidRPr="000F56E3">
        <w:rPr>
          <w:lang w:eastAsia="zh-Hans"/>
        </w:rPr>
        <w:t>的种种开销，无需使用昂贵</w:t>
      </w:r>
      <w:r w:rsidR="008564DD" w:rsidRPr="000F56E3">
        <w:t>的</w:t>
      </w:r>
      <w:r w:rsidR="008564DD" w:rsidRPr="000F56E3">
        <w:t>DRAM</w:t>
      </w:r>
      <w:r w:rsidR="008564DD" w:rsidRPr="000F56E3">
        <w:t>资源</w:t>
      </w:r>
      <w:r w:rsidR="008564DD" w:rsidRPr="000F56E3">
        <w:lastRenderedPageBreak/>
        <w:t>维护映射表</w:t>
      </w:r>
      <w:r w:rsidR="00731B8F">
        <w:rPr>
          <w:rFonts w:hint="eastAsia"/>
          <w:lang w:eastAsia="zh-Hans"/>
        </w:rPr>
        <w:t>。</w:t>
      </w:r>
      <w:r w:rsidR="00731B8F">
        <w:rPr>
          <w:lang w:eastAsia="zh-Hans"/>
        </w:rPr>
        <w:t>ZNS</w:t>
      </w:r>
      <w:r w:rsidRPr="000F56E3">
        <w:rPr>
          <w:lang w:eastAsia="zh-Hans"/>
        </w:rPr>
        <w:t>直接</w:t>
      </w:r>
      <w:r w:rsidR="00CC0234" w:rsidRPr="000F56E3">
        <w:rPr>
          <w:lang w:eastAsia="zh-Hans"/>
        </w:rPr>
        <w:t>消除</w:t>
      </w:r>
      <w:r w:rsidR="0090688D" w:rsidRPr="000F56E3">
        <w:rPr>
          <w:lang w:eastAsia="zh-Hans"/>
        </w:rPr>
        <w:t>了盘内</w:t>
      </w:r>
      <w:r w:rsidRPr="000F56E3">
        <w:rPr>
          <w:lang w:eastAsia="zh-Hans"/>
        </w:rPr>
        <w:t>写放大现象</w:t>
      </w:r>
      <w:r w:rsidR="005C2935" w:rsidRPr="000F56E3">
        <w:rPr>
          <w:lang w:eastAsia="zh-Hans"/>
        </w:rPr>
        <w:t>，</w:t>
      </w:r>
      <w:r w:rsidRPr="000F56E3">
        <w:rPr>
          <w:lang w:eastAsia="zh-Hans"/>
        </w:rPr>
        <w:t>提高</w:t>
      </w:r>
      <w:r w:rsidR="00A54AA9" w:rsidRPr="000F56E3">
        <w:rPr>
          <w:lang w:eastAsia="zh-Hans"/>
        </w:rPr>
        <w:t>了</w:t>
      </w:r>
      <w:r w:rsidRPr="000F56E3">
        <w:rPr>
          <w:lang w:eastAsia="zh-Hans"/>
        </w:rPr>
        <w:t>SSD</w:t>
      </w:r>
      <w:r w:rsidRPr="000F56E3">
        <w:rPr>
          <w:lang w:eastAsia="zh-Hans"/>
        </w:rPr>
        <w:t>性能和寿命。</w:t>
      </w:r>
      <w:r w:rsidR="006C42A8" w:rsidRPr="000F56E3">
        <w:rPr>
          <w:lang w:eastAsia="zh-Hans"/>
        </w:rPr>
        <w:t>并且，</w:t>
      </w:r>
      <w:r w:rsidRPr="000F56E3">
        <w:t>经过</w:t>
      </w:r>
      <w:r w:rsidRPr="000F56E3">
        <w:t>S</w:t>
      </w:r>
      <w:r w:rsidRPr="000F56E3">
        <w:rPr>
          <w:lang w:eastAsia="zh-Hans"/>
        </w:rPr>
        <w:t>SD</w:t>
      </w:r>
      <w:r w:rsidRPr="000F56E3">
        <w:rPr>
          <w:lang w:eastAsia="zh-Hans"/>
        </w:rPr>
        <w:t>制造商、软件开发者和标准化机构之间的合作努力，</w:t>
      </w:r>
      <w:r w:rsidRPr="000F56E3">
        <w:rPr>
          <w:lang w:eastAsia="zh-Hans"/>
        </w:rPr>
        <w:t>ZNS SSD</w:t>
      </w:r>
      <w:r w:rsidRPr="000F56E3">
        <w:rPr>
          <w:lang w:eastAsia="zh-Hans"/>
        </w:rPr>
        <w:t>技术已有稳定的硬件标准和基础软件库。</w:t>
      </w:r>
    </w:p>
    <w:p w14:paraId="79FA1EE4" w14:textId="350914C3" w:rsidR="00966FD6" w:rsidRPr="000F56E3" w:rsidRDefault="00966FD6" w:rsidP="00D52E28">
      <w:pPr>
        <w:pStyle w:val="affd"/>
      </w:pPr>
      <w:r w:rsidRPr="000F56E3">
        <w:rPr>
          <w:bCs/>
        </w:rPr>
        <w:t>在</w:t>
      </w:r>
      <w:r w:rsidRPr="000F56E3">
        <w:rPr>
          <w:bCs/>
          <w:lang w:eastAsia="zh-Hans"/>
        </w:rPr>
        <w:t>标准化</w:t>
      </w:r>
      <w:r w:rsidRPr="000F56E3">
        <w:rPr>
          <w:bCs/>
        </w:rPr>
        <w:t>方面</w:t>
      </w:r>
      <w:r w:rsidRPr="000F56E3">
        <w:rPr>
          <w:b/>
          <w:lang w:eastAsia="zh-Hans"/>
        </w:rPr>
        <w:t>，</w:t>
      </w:r>
      <w:r w:rsidRPr="000F56E3">
        <w:rPr>
          <w:lang w:eastAsia="zh-Hans"/>
        </w:rPr>
        <w:t>NVMe</w:t>
      </w:r>
      <w:r w:rsidRPr="000F56E3">
        <w:rPr>
          <w:lang w:eastAsia="zh-Hans"/>
        </w:rPr>
        <w:t>组织已</w:t>
      </w:r>
      <w:r w:rsidR="00F42606" w:rsidRPr="000F56E3">
        <w:rPr>
          <w:lang w:eastAsia="zh-Hans"/>
        </w:rPr>
        <w:t>定义了</w:t>
      </w:r>
      <w:r w:rsidR="00F42606" w:rsidRPr="000F56E3">
        <w:t>Zone</w:t>
      </w:r>
      <w:r w:rsidR="00F42606" w:rsidRPr="000F56E3">
        <w:rPr>
          <w:lang w:eastAsia="zh-Hans"/>
        </w:rPr>
        <w:t>接口语义和规范，</w:t>
      </w:r>
      <w:r w:rsidR="000C4199">
        <w:rPr>
          <w:rFonts w:hint="eastAsia"/>
          <w:lang w:eastAsia="zh-Hans"/>
        </w:rPr>
        <w:t>并</w:t>
      </w:r>
      <w:r w:rsidR="00FC57BF" w:rsidRPr="000F56E3">
        <w:rPr>
          <w:lang w:eastAsia="zh-Hans"/>
        </w:rPr>
        <w:t>在</w:t>
      </w:r>
      <w:r w:rsidR="00FC57BF" w:rsidRPr="000F56E3">
        <w:rPr>
          <w:lang w:eastAsia="zh-Hans"/>
        </w:rPr>
        <w:t>L</w:t>
      </w:r>
      <w:r w:rsidR="00FC57BF" w:rsidRPr="000F56E3">
        <w:t>inux</w:t>
      </w:r>
      <w:r w:rsidR="00FC57BF" w:rsidRPr="000F56E3">
        <w:rPr>
          <w:lang w:eastAsia="zh-Hans"/>
        </w:rPr>
        <w:t>内核中实现了</w:t>
      </w:r>
      <w:r w:rsidR="00FC57BF" w:rsidRPr="000F56E3">
        <w:rPr>
          <w:lang w:eastAsia="zh-Hans"/>
        </w:rPr>
        <w:t>NVM</w:t>
      </w:r>
      <w:r w:rsidR="00CE67C9">
        <w:rPr>
          <w:rFonts w:hint="eastAsia"/>
        </w:rPr>
        <w:t>e</w:t>
      </w:r>
      <w:r w:rsidR="00FC57BF" w:rsidRPr="000F56E3">
        <w:rPr>
          <w:lang w:eastAsia="zh-Hans"/>
        </w:rPr>
        <w:t xml:space="preserve"> ZNS</w:t>
      </w:r>
      <w:r w:rsidR="00FC57BF" w:rsidRPr="000F56E3">
        <w:rPr>
          <w:lang w:eastAsia="zh-Hans"/>
        </w:rPr>
        <w:t>支持</w:t>
      </w:r>
      <w:r w:rsidRPr="000F56E3">
        <w:rPr>
          <w:lang w:eastAsia="zh-Hans"/>
        </w:rPr>
        <w:t>。</w:t>
      </w:r>
      <w:r w:rsidRPr="000F56E3">
        <w:rPr>
          <w:bCs/>
        </w:rPr>
        <w:t>在软件生态方面</w:t>
      </w:r>
      <w:r w:rsidRPr="000F56E3">
        <w:rPr>
          <w:b/>
        </w:rPr>
        <w:t>，</w:t>
      </w:r>
      <w:r w:rsidRPr="000F56E3">
        <w:t>开源社区正在</w:t>
      </w:r>
      <w:r w:rsidR="00F4521C" w:rsidRPr="000F56E3">
        <w:t>积极</w:t>
      </w:r>
      <w:r w:rsidRPr="000F56E3">
        <w:t>推动对</w:t>
      </w:r>
      <w:r w:rsidRPr="000F56E3">
        <w:t>ZNS SSD</w:t>
      </w:r>
      <w:r w:rsidRPr="000F56E3">
        <w:t>的支持</w:t>
      </w:r>
      <w:r w:rsidR="009E6069" w:rsidRPr="000F56E3">
        <w:t>，并</w:t>
      </w:r>
      <w:r w:rsidRPr="000F56E3">
        <w:t>集成到操作系统、数据库</w:t>
      </w:r>
      <w:r w:rsidR="00874297" w:rsidRPr="000F56E3">
        <w:t>等</w:t>
      </w:r>
      <w:r w:rsidRPr="000F56E3">
        <w:t>存储系统中，以充分利用其优势。</w:t>
      </w:r>
      <w:r w:rsidR="00A15FC2" w:rsidRPr="000F56E3">
        <w:t>已有</w:t>
      </w:r>
      <w:r w:rsidRPr="000F56E3">
        <w:t>多种针对</w:t>
      </w:r>
      <w:r w:rsidRPr="000F56E3">
        <w:t>ZNS</w:t>
      </w:r>
      <w:r w:rsidRPr="000F56E3">
        <w:t>优化的文件系统和工具，帮助开发者和企业更好地理解和利用该技术。例如，像</w:t>
      </w:r>
      <w:r w:rsidRPr="000F56E3">
        <w:t>F2FS</w:t>
      </w:r>
      <w:r w:rsidRPr="000F56E3">
        <w:rPr>
          <w:vertAlign w:val="superscript"/>
        </w:rPr>
        <w:fldChar w:fldCharType="begin"/>
      </w:r>
      <w:r w:rsidRPr="000F56E3">
        <w:rPr>
          <w:vertAlign w:val="superscript"/>
        </w:rPr>
        <w:instrText xml:space="preserve"> REF _Ref160374746 \r \h  \* MERGEFORMAT </w:instrText>
      </w:r>
      <w:r w:rsidRPr="000F56E3">
        <w:rPr>
          <w:vertAlign w:val="superscript"/>
        </w:rPr>
      </w:r>
      <w:r w:rsidRPr="000F56E3">
        <w:rPr>
          <w:vertAlign w:val="superscript"/>
        </w:rPr>
        <w:fldChar w:fldCharType="separate"/>
      </w:r>
      <w:r w:rsidRPr="000F56E3">
        <w:rPr>
          <w:vertAlign w:val="superscript"/>
        </w:rPr>
        <w:t>[2]</w:t>
      </w:r>
      <w:r w:rsidRPr="000F56E3">
        <w:fldChar w:fldCharType="end"/>
      </w:r>
      <w:r w:rsidRPr="000F56E3">
        <w:t>等为闪存设计的文件系统已经支持</w:t>
      </w:r>
      <w:r w:rsidRPr="000F56E3">
        <w:t>ZNS</w:t>
      </w:r>
      <w:r w:rsidRPr="000F56E3">
        <w:t>，另外也有为数据库存储引擎适配</w:t>
      </w:r>
      <w:r w:rsidRPr="000F56E3">
        <w:t>ZNS</w:t>
      </w:r>
      <w:r w:rsidRPr="000F56E3">
        <w:t>而设计的文件系统</w:t>
      </w:r>
      <w:r w:rsidRPr="000F56E3">
        <w:t>ZenFS</w:t>
      </w:r>
      <w:r w:rsidRPr="000F56E3">
        <w:rPr>
          <w:vertAlign w:val="superscript"/>
        </w:rPr>
        <w:fldChar w:fldCharType="begin"/>
      </w:r>
      <w:r w:rsidRPr="000F56E3">
        <w:rPr>
          <w:vertAlign w:val="superscript"/>
        </w:rPr>
        <w:instrText xml:space="preserve"> REF _Ref160380359 \r \h  \* MERGEFORMAT </w:instrText>
      </w:r>
      <w:r w:rsidRPr="000F56E3">
        <w:rPr>
          <w:vertAlign w:val="superscript"/>
        </w:rPr>
      </w:r>
      <w:r w:rsidRPr="000F56E3">
        <w:rPr>
          <w:vertAlign w:val="superscript"/>
        </w:rPr>
        <w:fldChar w:fldCharType="separate"/>
      </w:r>
      <w:r w:rsidRPr="000F56E3">
        <w:rPr>
          <w:vertAlign w:val="superscript"/>
        </w:rPr>
        <w:t>[10]</w:t>
      </w:r>
      <w:r w:rsidRPr="000F56E3">
        <w:fldChar w:fldCharType="end"/>
      </w:r>
      <w:r w:rsidRPr="000F56E3">
        <w:t>，这些工作显示了</w:t>
      </w:r>
      <w:r w:rsidRPr="000F56E3">
        <w:t>ZNS</w:t>
      </w:r>
      <w:r w:rsidRPr="000F56E3">
        <w:t>技术的实际应用潜力</w:t>
      </w:r>
      <w:r w:rsidRPr="000F56E3">
        <w:rPr>
          <w:rFonts w:eastAsia="MS Gothic"/>
        </w:rPr>
        <w:t>​​</w:t>
      </w:r>
      <w:r w:rsidRPr="000F56E3">
        <w:t>。</w:t>
      </w:r>
    </w:p>
    <w:p w14:paraId="0B7FF90F" w14:textId="6FBF37FF" w:rsidR="00966FD6" w:rsidRPr="000F56E3" w:rsidRDefault="00A810E4" w:rsidP="00D52E28">
      <w:r w:rsidRPr="000F56E3">
        <w:t>综上，</w:t>
      </w:r>
      <w:r w:rsidR="002B08A0" w:rsidRPr="000F56E3">
        <w:t xml:space="preserve">ZNS </w:t>
      </w:r>
      <w:r w:rsidR="00966FD6" w:rsidRPr="000F56E3">
        <w:t>SSD</w:t>
      </w:r>
      <w:r w:rsidR="00966FD6" w:rsidRPr="000F56E3">
        <w:t>技术</w:t>
      </w:r>
      <w:r w:rsidR="002B08A0" w:rsidRPr="000F56E3">
        <w:t>的</w:t>
      </w:r>
      <w:r w:rsidR="00966FD6" w:rsidRPr="000F56E3">
        <w:t>优势</w:t>
      </w:r>
      <w:r w:rsidR="00C3235C" w:rsidRPr="000F56E3">
        <w:t>如下</w:t>
      </w:r>
      <w:r w:rsidR="00966FD6" w:rsidRPr="000F56E3">
        <w:t>：</w:t>
      </w:r>
    </w:p>
    <w:p w14:paraId="47825B0A" w14:textId="7B1FECF8" w:rsidR="00966FD6" w:rsidRPr="000F56E3" w:rsidRDefault="00BA2FDD" w:rsidP="004144C4">
      <w:pPr>
        <w:pStyle w:val="a0"/>
      </w:pPr>
      <w:r w:rsidRPr="000F56E3">
        <w:t>消除</w:t>
      </w:r>
      <w:r w:rsidR="00966FD6" w:rsidRPr="000F56E3">
        <w:t>写放大</w:t>
      </w:r>
      <w:r w:rsidR="00C37E47" w:rsidRPr="000F56E3">
        <w:t>，</w:t>
      </w:r>
      <w:r w:rsidR="00C607A2">
        <w:rPr>
          <w:rFonts w:hint="eastAsia"/>
        </w:rPr>
        <w:t>延长</w:t>
      </w:r>
      <w:r w:rsidR="00C37E47" w:rsidRPr="000F56E3">
        <w:t>寿命</w:t>
      </w:r>
      <w:r w:rsidR="00966FD6" w:rsidRPr="000F56E3">
        <w:t>：</w:t>
      </w:r>
      <w:r w:rsidR="00966FD6" w:rsidRPr="000F56E3">
        <w:t>ZNS SSD</w:t>
      </w:r>
      <w:r w:rsidR="00966FD6" w:rsidRPr="000F56E3">
        <w:t>的</w:t>
      </w:r>
      <w:r w:rsidR="00DC623A" w:rsidRPr="000F56E3">
        <w:t>摒弃了原有的妥协性设计</w:t>
      </w:r>
      <w:r w:rsidR="00F249EF">
        <w:rPr>
          <w:rFonts w:hint="eastAsia"/>
        </w:rPr>
        <w:t>，</w:t>
      </w:r>
      <w:r w:rsidR="00DC623A" w:rsidRPr="000F56E3">
        <w:t>消除了</w:t>
      </w:r>
      <w:r w:rsidR="00DC623A" w:rsidRPr="000F56E3">
        <w:t>FTL</w:t>
      </w:r>
      <w:r w:rsidR="00DC623A" w:rsidRPr="000F56E3">
        <w:t>层，</w:t>
      </w:r>
      <w:r w:rsidR="00E74ABF">
        <w:rPr>
          <w:rFonts w:hint="eastAsia"/>
        </w:rPr>
        <w:t>并</w:t>
      </w:r>
      <w:r w:rsidR="0020159A" w:rsidRPr="000F56E3">
        <w:t>使用</w:t>
      </w:r>
      <w:r w:rsidR="008871FF">
        <w:rPr>
          <w:rFonts w:hint="eastAsia"/>
        </w:rPr>
        <w:t>区域作为</w:t>
      </w:r>
      <w:r w:rsidR="0020159A" w:rsidRPr="000F56E3">
        <w:t>管理</w:t>
      </w:r>
      <w:r w:rsidR="006B7884">
        <w:rPr>
          <w:rFonts w:hint="eastAsia"/>
        </w:rPr>
        <w:t>的最小单元</w:t>
      </w:r>
      <w:r w:rsidR="0020159A" w:rsidRPr="000F56E3">
        <w:t>，</w:t>
      </w:r>
      <w:r w:rsidR="00FB6EB9">
        <w:rPr>
          <w:rFonts w:hint="eastAsia"/>
        </w:rPr>
        <w:t>这种</w:t>
      </w:r>
      <w:r w:rsidR="00966FD6" w:rsidRPr="000F56E3">
        <w:t>数据</w:t>
      </w:r>
      <w:r w:rsidR="0020159A" w:rsidRPr="000F56E3">
        <w:t>管理</w:t>
      </w:r>
      <w:r w:rsidR="00966FD6" w:rsidRPr="000F56E3">
        <w:t>方式与闪存</w:t>
      </w:r>
      <w:r w:rsidR="009A7082" w:rsidRPr="000F56E3">
        <w:t>介质的物理特性</w:t>
      </w:r>
      <w:r w:rsidR="00966FD6" w:rsidRPr="000F56E3">
        <w:t>相契合，可以</w:t>
      </w:r>
      <w:r w:rsidR="008344B6" w:rsidRPr="000F56E3">
        <w:t>消除盘内</w:t>
      </w:r>
      <w:r w:rsidR="00966FD6" w:rsidRPr="000F56E3">
        <w:t>写放大现象，延长闪存介质的寿命。</w:t>
      </w:r>
    </w:p>
    <w:p w14:paraId="6EEB5703" w14:textId="7D74CB50" w:rsidR="00966FD6" w:rsidRPr="000F56E3" w:rsidRDefault="00966FD6" w:rsidP="00947734">
      <w:pPr>
        <w:pStyle w:val="a0"/>
      </w:pPr>
      <w:r w:rsidRPr="000F56E3">
        <w:t>更高的</w:t>
      </w:r>
      <w:r w:rsidR="00332466" w:rsidRPr="000F56E3">
        <w:t>吞吐量</w:t>
      </w:r>
      <w:r w:rsidR="00CA7395" w:rsidRPr="000F56E3">
        <w:t>，更低的延迟</w:t>
      </w:r>
      <w:r w:rsidRPr="000F56E3">
        <w:t>：</w:t>
      </w:r>
      <w:r w:rsidRPr="000F56E3">
        <w:t>ZNS SSD</w:t>
      </w:r>
      <w:r w:rsidRPr="000F56E3">
        <w:t>通过将数据放置和垃圾回收操作交由主机处理，可以实现更优化的数据放置和更可预测的垃圾回收，从而提高性能。</w:t>
      </w:r>
    </w:p>
    <w:p w14:paraId="5575F9C3" w14:textId="1FB27607" w:rsidR="00966FD6" w:rsidRPr="000F56E3" w:rsidRDefault="00966FD6">
      <w:pPr>
        <w:pStyle w:val="a0"/>
      </w:pPr>
      <w:r w:rsidRPr="000F56E3">
        <w:t>更低的成本：由于</w:t>
      </w:r>
      <w:r w:rsidRPr="000F56E3">
        <w:t>ZNS SSD</w:t>
      </w:r>
      <w:r w:rsidRPr="000F56E3">
        <w:t>不需要复杂的设备控制器算法，可以简化硬件设计，</w:t>
      </w:r>
      <w:r w:rsidR="00BD1919" w:rsidRPr="000F56E3">
        <w:t>并且不需要过多的板载</w:t>
      </w:r>
      <w:r w:rsidR="00BD1919" w:rsidRPr="000F56E3">
        <w:t>DRAM</w:t>
      </w:r>
      <w:r w:rsidR="00BD1919" w:rsidRPr="000F56E3">
        <w:t>，</w:t>
      </w:r>
      <w:r w:rsidRPr="000F56E3">
        <w:t>降低</w:t>
      </w:r>
      <w:r w:rsidR="001E7FC9">
        <w:rPr>
          <w:rFonts w:hint="eastAsia"/>
        </w:rPr>
        <w:t>了</w:t>
      </w:r>
      <w:r w:rsidRPr="000F56E3">
        <w:t>成本。</w:t>
      </w:r>
    </w:p>
    <w:p w14:paraId="29FB886E" w14:textId="12D2CE06" w:rsidR="00966FD6" w:rsidRPr="000F56E3" w:rsidRDefault="00966FD6">
      <w:pPr>
        <w:pStyle w:val="a0"/>
      </w:pPr>
      <w:r w:rsidRPr="000F56E3">
        <w:t>更高的容量利用率</w:t>
      </w:r>
      <w:r w:rsidR="00BD3C13" w:rsidRPr="000F56E3">
        <w:t>，</w:t>
      </w:r>
      <w:r w:rsidR="0087023C">
        <w:rPr>
          <w:rFonts w:hint="eastAsia"/>
        </w:rPr>
        <w:t>使得</w:t>
      </w:r>
      <w:r w:rsidR="00BD3C13" w:rsidRPr="000F56E3">
        <w:t>超大容量</w:t>
      </w:r>
      <w:r w:rsidR="00BD3C13" w:rsidRPr="000F56E3">
        <w:t>SSD</w:t>
      </w:r>
      <w:r w:rsidR="00BD3C13" w:rsidRPr="000F56E3">
        <w:t>成为可能</w:t>
      </w:r>
      <w:r w:rsidRPr="000F56E3">
        <w:t>：</w:t>
      </w:r>
      <w:r w:rsidRPr="000F56E3">
        <w:t>ZNS SSD</w:t>
      </w:r>
      <w:r w:rsidRPr="000F56E3">
        <w:t>使用更大的管理粒度，并且节省了</w:t>
      </w:r>
      <w:r w:rsidRPr="000F56E3">
        <w:t>OP</w:t>
      </w:r>
      <w:r w:rsidRPr="000F56E3">
        <w:t>（</w:t>
      </w:r>
      <w:r w:rsidRPr="000F56E3">
        <w:t>Over-provision</w:t>
      </w:r>
      <w:r w:rsidRPr="000F56E3">
        <w:t>）空间，可以更有效地利用存储容量。</w:t>
      </w:r>
      <w:r w:rsidR="0088164B" w:rsidRPr="000F56E3">
        <w:t>另一方面，</w:t>
      </w:r>
      <w:r w:rsidR="006C2EE2" w:rsidRPr="000F56E3">
        <w:t>传统</w:t>
      </w:r>
      <w:r w:rsidR="006C2EE2" w:rsidRPr="000F56E3">
        <w:t>SSD</w:t>
      </w:r>
      <w:r w:rsidR="006C2EE2" w:rsidRPr="000F56E3">
        <w:t>的</w:t>
      </w:r>
      <w:r w:rsidR="0088164B" w:rsidRPr="000F56E3">
        <w:t>FTL</w:t>
      </w:r>
      <w:r w:rsidR="0088164B" w:rsidRPr="000F56E3">
        <w:t>层</w:t>
      </w:r>
      <w:r w:rsidR="006C2EE2" w:rsidRPr="000F56E3">
        <w:t>性能</w:t>
      </w:r>
      <w:r w:rsidR="0088164B" w:rsidRPr="000F56E3">
        <w:t>开销和</w:t>
      </w:r>
      <w:r w:rsidR="0088164B" w:rsidRPr="000F56E3">
        <w:t>DRAM</w:t>
      </w:r>
      <w:r w:rsidR="0088164B" w:rsidRPr="000F56E3">
        <w:t>空间</w:t>
      </w:r>
      <w:r w:rsidR="006C2EE2" w:rsidRPr="000F56E3">
        <w:t>需求</w:t>
      </w:r>
      <w:r w:rsidR="00507D75">
        <w:rPr>
          <w:rFonts w:hint="eastAsia"/>
        </w:rPr>
        <w:t>会</w:t>
      </w:r>
      <w:r w:rsidR="006C2EE2" w:rsidRPr="000F56E3">
        <w:t>随容量</w:t>
      </w:r>
      <w:r w:rsidR="001A28E2">
        <w:rPr>
          <w:rFonts w:hint="eastAsia"/>
        </w:rPr>
        <w:t>激增</w:t>
      </w:r>
      <w:r w:rsidR="0088164B" w:rsidRPr="000F56E3">
        <w:t>，</w:t>
      </w:r>
      <w:r w:rsidR="002A18D3">
        <w:rPr>
          <w:rFonts w:hint="eastAsia"/>
        </w:rPr>
        <w:t>导致单盘容量过大时，带来不可接受的开销。</w:t>
      </w:r>
      <w:r w:rsidR="006C2EE2" w:rsidRPr="000F56E3">
        <w:t>而</w:t>
      </w:r>
      <w:r w:rsidR="006C2EE2" w:rsidRPr="000F56E3">
        <w:t>ZNS</w:t>
      </w:r>
      <w:r w:rsidR="006C2EE2" w:rsidRPr="000F56E3">
        <w:t>突破了二者的限制，使得成本和性能更加可控</w:t>
      </w:r>
      <w:r w:rsidR="003E22F9" w:rsidRPr="000F56E3">
        <w:t>，因此，</w:t>
      </w:r>
      <w:r w:rsidR="00101D34" w:rsidRPr="000F56E3">
        <w:t>使用</w:t>
      </w:r>
      <w:r w:rsidR="00101D34" w:rsidRPr="000F56E3">
        <w:t>ZNS</w:t>
      </w:r>
      <w:r w:rsidR="00101D34" w:rsidRPr="000F56E3">
        <w:t>技术让超</w:t>
      </w:r>
      <w:r w:rsidR="003E22F9" w:rsidRPr="000F56E3">
        <w:t>大容量</w:t>
      </w:r>
      <w:r w:rsidR="003E22F9" w:rsidRPr="000F56E3">
        <w:t>SSD</w:t>
      </w:r>
      <w:r w:rsidR="00101D34" w:rsidRPr="000F56E3">
        <w:t>的出现</w:t>
      </w:r>
      <w:r w:rsidR="003E22F9" w:rsidRPr="000F56E3">
        <w:t>成为可能。</w:t>
      </w:r>
    </w:p>
    <w:p w14:paraId="31ADAE97" w14:textId="5521DDDD" w:rsidR="00966FD6" w:rsidRPr="000F56E3" w:rsidRDefault="00966FD6" w:rsidP="00D52E28">
      <w:pPr>
        <w:pStyle w:val="3"/>
      </w:pPr>
      <w:bookmarkStart w:id="28" w:name="_Toc134007861"/>
      <w:bookmarkStart w:id="29" w:name="_Toc135227512"/>
      <w:r w:rsidRPr="000F56E3">
        <w:t>面临的问题和挑战</w:t>
      </w:r>
      <w:bookmarkEnd w:id="28"/>
      <w:bookmarkEnd w:id="29"/>
    </w:p>
    <w:p w14:paraId="6F0FAD65" w14:textId="4B2A9578" w:rsidR="00966FD6" w:rsidRPr="000F56E3" w:rsidRDefault="00966FD6" w:rsidP="00D52E28">
      <w:r w:rsidRPr="000F56E3">
        <w:t>ZNS SSD</w:t>
      </w:r>
      <w:r w:rsidRPr="000F56E3">
        <w:t>技术的</w:t>
      </w:r>
      <w:r w:rsidR="007B016B" w:rsidRPr="000F56E3">
        <w:t>设计</w:t>
      </w:r>
      <w:r w:rsidRPr="000F56E3">
        <w:t>和实施虽然带来了显著的性能</w:t>
      </w:r>
      <w:r w:rsidR="00152BCE" w:rsidRPr="000F56E3">
        <w:t>与成本</w:t>
      </w:r>
      <w:r w:rsidRPr="000F56E3">
        <w:t>优势，但也面临着若干</w:t>
      </w:r>
      <w:r w:rsidR="00F30515" w:rsidRPr="000F56E3">
        <w:t>严峻</w:t>
      </w:r>
      <w:r w:rsidRPr="000F56E3">
        <w:t>的问题</w:t>
      </w:r>
      <w:r w:rsidR="006B0D57" w:rsidRPr="000F56E3">
        <w:t>，</w:t>
      </w:r>
      <w:r w:rsidR="00CE3726" w:rsidRPr="000F56E3">
        <w:t>并</w:t>
      </w:r>
      <w:r w:rsidRPr="000F56E3">
        <w:t>对存储系统</w:t>
      </w:r>
      <w:r w:rsidR="006B0D57" w:rsidRPr="000F56E3">
        <w:t>的</w:t>
      </w:r>
      <w:r w:rsidRPr="000F56E3">
        <w:t>设计和实际应用</w:t>
      </w:r>
      <w:r w:rsidR="006B0D57" w:rsidRPr="000F56E3">
        <w:t>带来</w:t>
      </w:r>
      <w:r w:rsidRPr="000F56E3">
        <w:t>影响</w:t>
      </w:r>
      <w:r w:rsidR="006B0D57" w:rsidRPr="000F56E3">
        <w:t>与挑战</w:t>
      </w:r>
      <w:r w:rsidRPr="000F56E3">
        <w:t>。</w:t>
      </w:r>
    </w:p>
    <w:p w14:paraId="477BF407" w14:textId="3C366D42" w:rsidR="00966FD6" w:rsidRPr="000F56E3" w:rsidRDefault="00966FD6" w:rsidP="00D52E28">
      <w:r w:rsidRPr="000F56E3">
        <w:t>首先是技术适应性和兼容性问题，由于</w:t>
      </w:r>
      <w:r w:rsidRPr="000F56E3">
        <w:t>ZNS SSD</w:t>
      </w:r>
      <w:r w:rsidRPr="000F56E3">
        <w:t>采用了与传统</w:t>
      </w:r>
      <w:r w:rsidRPr="000F56E3">
        <w:t>SSD</w:t>
      </w:r>
      <w:r w:rsidRPr="000F56E3">
        <w:t>不同的</w:t>
      </w:r>
      <w:r w:rsidRPr="000F56E3">
        <w:lastRenderedPageBreak/>
        <w:t>数据管理策略，</w:t>
      </w:r>
      <w:r w:rsidR="00195322" w:rsidRPr="000F56E3">
        <w:t>基于</w:t>
      </w:r>
      <w:r w:rsidR="006C27BB" w:rsidRPr="000F56E3">
        <w:t>新的基于</w:t>
      </w:r>
      <w:r w:rsidR="006C27BB" w:rsidRPr="000F56E3">
        <w:t>Zone</w:t>
      </w:r>
      <w:r w:rsidR="006C27BB" w:rsidRPr="000F56E3">
        <w:t>语义</w:t>
      </w:r>
      <w:r w:rsidR="00195322" w:rsidRPr="000F56E3">
        <w:t>实现了新的</w:t>
      </w:r>
      <w:r w:rsidR="006C27BB" w:rsidRPr="000F56E3">
        <w:t>接口</w:t>
      </w:r>
      <w:r w:rsidR="0046035D">
        <w:rPr>
          <w:rFonts w:hint="eastAsia"/>
        </w:rPr>
        <w:t>，</w:t>
      </w:r>
      <w:r w:rsidRPr="000F56E3">
        <w:t>这要求现有的操作系统和应用软件必须进行相应的调整以充分利用</w:t>
      </w:r>
      <w:r w:rsidRPr="000F56E3">
        <w:t>ZNS SSD</w:t>
      </w:r>
      <w:r w:rsidRPr="000F56E3">
        <w:t>的性能优势</w:t>
      </w:r>
      <w:r w:rsidR="00AD7AF3" w:rsidRPr="000F56E3">
        <w:t>，尽管已经有一部分工作实现了对</w:t>
      </w:r>
      <w:r w:rsidR="00AD7AF3" w:rsidRPr="000F56E3">
        <w:t>ZNS</w:t>
      </w:r>
      <w:r w:rsidR="00AD7AF3" w:rsidRPr="000F56E3">
        <w:t>的支持，但</w:t>
      </w:r>
      <w:r w:rsidR="00092F06" w:rsidRPr="000F56E3">
        <w:t>充分发挥</w:t>
      </w:r>
      <w:r w:rsidR="00092F06" w:rsidRPr="000F56E3">
        <w:t>ZNS</w:t>
      </w:r>
      <w:r w:rsidRPr="000F56E3">
        <w:t>的特性</w:t>
      </w:r>
      <w:r w:rsidR="00E014A9" w:rsidRPr="000F56E3">
        <w:t>仍</w:t>
      </w:r>
      <w:r w:rsidR="00AD7AF3" w:rsidRPr="000F56E3">
        <w:t>需要更精巧的设计</w:t>
      </w:r>
      <w:r w:rsidRPr="000F56E3">
        <w:t>。这些问题可能导致在初期实施过程中为使用者带来兼容性成本和技术学习成本。</w:t>
      </w:r>
    </w:p>
    <w:p w14:paraId="794D7F97" w14:textId="49205EAA" w:rsidR="00966FD6" w:rsidRPr="000F56E3" w:rsidRDefault="00966FD6" w:rsidP="00D52E28">
      <w:r w:rsidRPr="000F56E3">
        <w:t>其次，是</w:t>
      </w:r>
      <w:r w:rsidR="00F107EE" w:rsidRPr="000F56E3">
        <w:t>主机端</w:t>
      </w:r>
      <w:r w:rsidRPr="000F56E3">
        <w:t>管理复杂性增加。</w:t>
      </w:r>
      <w:r w:rsidRPr="000F56E3">
        <w:t>ZNS SSD</w:t>
      </w:r>
      <w:r w:rsidR="002221B4" w:rsidRPr="000F56E3">
        <w:t>将信息暴露给主机的同时</w:t>
      </w:r>
      <w:r w:rsidRPr="000F56E3">
        <w:t>增加了存储管理的复杂性。例如，操作系统或数据库需要</w:t>
      </w:r>
      <w:r w:rsidR="00E64149" w:rsidRPr="000F56E3">
        <w:t>主动</w:t>
      </w:r>
      <w:r w:rsidR="00163AA2" w:rsidRPr="000F56E3">
        <w:t>地</w:t>
      </w:r>
      <w:r w:rsidRPr="000F56E3">
        <w:t>将数据分配到不同的区域，并管理每个区域的状态和性能</w:t>
      </w:r>
      <w:r w:rsidR="00163AA2" w:rsidRPr="000F56E3">
        <w:t>，才能</w:t>
      </w:r>
      <w:r w:rsidR="009B16C9" w:rsidRPr="000F56E3">
        <w:t>充分利用</w:t>
      </w:r>
      <w:r w:rsidR="009B16C9" w:rsidRPr="000F56E3">
        <w:t>ZNS</w:t>
      </w:r>
      <w:r w:rsidR="001135F6" w:rsidRPr="000F56E3">
        <w:t>的特性</w:t>
      </w:r>
      <w:r w:rsidR="009B16C9" w:rsidRPr="000F56E3">
        <w:t>。</w:t>
      </w:r>
      <w:r w:rsidRPr="000F56E3">
        <w:t>这就需要更精细的资源调度算法和更高级的系统监控工具，然而，目前适配</w:t>
      </w:r>
      <w:r w:rsidRPr="000F56E3">
        <w:t>ZNS</w:t>
      </w:r>
      <w:r w:rsidRPr="000F56E3">
        <w:t>的工程实现</w:t>
      </w:r>
      <w:r w:rsidR="003B6519" w:rsidRPr="000F56E3">
        <w:t>仍</w:t>
      </w:r>
      <w:r w:rsidRPr="000F56E3">
        <w:t>比较</w:t>
      </w:r>
      <w:r w:rsidR="005B5166" w:rsidRPr="000F56E3">
        <w:t>匮乏</w:t>
      </w:r>
      <w:r w:rsidRPr="000F56E3">
        <w:t>。</w:t>
      </w:r>
    </w:p>
    <w:p w14:paraId="2D24B5E6" w14:textId="77777777" w:rsidR="00966FD6" w:rsidRPr="000F56E3" w:rsidRDefault="00966FD6" w:rsidP="00D52E28">
      <w:pPr>
        <w:pStyle w:val="3"/>
      </w:pPr>
      <w:r w:rsidRPr="000F56E3">
        <w:t>课题目的与意义</w:t>
      </w:r>
    </w:p>
    <w:p w14:paraId="7462FDB6" w14:textId="6A8BD461" w:rsidR="00966FD6" w:rsidRPr="000F56E3" w:rsidRDefault="00966FD6" w:rsidP="00D52E28">
      <w:r w:rsidRPr="000F56E3">
        <w:t>本课题旨在深入分析基于</w:t>
      </w:r>
      <w:r w:rsidRPr="000F56E3">
        <w:t>Zoned Namespace (ZNS) SSD</w:t>
      </w:r>
      <w:r w:rsidRPr="000F56E3">
        <w:t>的数据访问特征，并通过研究针对这些特性的性能优化策略，探索提升基于</w:t>
      </w:r>
      <w:r w:rsidRPr="000F56E3">
        <w:t>ZNS SSD</w:t>
      </w:r>
      <w:r w:rsidRPr="000F56E3">
        <w:t>的存储系统的性能的有效方法。</w:t>
      </w:r>
      <w:r w:rsidR="004D3DF8">
        <w:rPr>
          <w:rFonts w:hint="eastAsia"/>
        </w:rPr>
        <w:t>一方面，</w:t>
      </w:r>
      <w:r w:rsidRPr="000F56E3">
        <w:t>相较于已有的在</w:t>
      </w:r>
      <w:r w:rsidRPr="000F56E3">
        <w:t>QEMU</w:t>
      </w:r>
      <w:r w:rsidR="00336502" w:rsidRPr="00336502">
        <w:rPr>
          <w:vertAlign w:val="superscript"/>
        </w:rPr>
        <w:fldChar w:fldCharType="begin"/>
      </w:r>
      <w:r w:rsidR="00336502" w:rsidRPr="00336502">
        <w:rPr>
          <w:vertAlign w:val="superscript"/>
        </w:rPr>
        <w:instrText xml:space="preserve"> REF _Ref160380248 \r \h  \* MERGEFORMAT </w:instrText>
      </w:r>
      <w:r w:rsidR="00336502" w:rsidRPr="00336502">
        <w:rPr>
          <w:vertAlign w:val="superscript"/>
        </w:rPr>
      </w:r>
      <w:r w:rsidR="00336502" w:rsidRPr="00336502">
        <w:rPr>
          <w:vertAlign w:val="superscript"/>
        </w:rPr>
        <w:fldChar w:fldCharType="separate"/>
      </w:r>
      <w:r w:rsidR="00336502" w:rsidRPr="00336502">
        <w:rPr>
          <w:vertAlign w:val="superscript"/>
        </w:rPr>
        <w:t>[1</w:t>
      </w:r>
      <w:r w:rsidR="00A66E3A">
        <w:rPr>
          <w:vertAlign w:val="superscript"/>
        </w:rPr>
        <w:t>3</w:t>
      </w:r>
      <w:r w:rsidR="00336502" w:rsidRPr="00336502">
        <w:rPr>
          <w:vertAlign w:val="superscript"/>
        </w:rPr>
        <w:t>]</w:t>
      </w:r>
      <w:r w:rsidR="00336502" w:rsidRPr="00336502">
        <w:fldChar w:fldCharType="end"/>
      </w:r>
      <w:r w:rsidRPr="000F56E3">
        <w:t>、</w:t>
      </w:r>
      <w:r w:rsidRPr="000F56E3">
        <w:t>FEMU</w:t>
      </w:r>
      <w:r w:rsidR="00336502" w:rsidRPr="00336502">
        <w:rPr>
          <w:vertAlign w:val="superscript"/>
        </w:rPr>
        <w:fldChar w:fldCharType="begin"/>
      </w:r>
      <w:r w:rsidR="00336502" w:rsidRPr="00336502">
        <w:rPr>
          <w:vertAlign w:val="superscript"/>
        </w:rPr>
        <w:instrText xml:space="preserve"> REF _Ref160380248 \r \h  \* MERGEFORMAT </w:instrText>
      </w:r>
      <w:r w:rsidR="00336502" w:rsidRPr="00336502">
        <w:rPr>
          <w:vertAlign w:val="superscript"/>
        </w:rPr>
      </w:r>
      <w:r w:rsidR="00336502" w:rsidRPr="00336502">
        <w:rPr>
          <w:vertAlign w:val="superscript"/>
        </w:rPr>
        <w:fldChar w:fldCharType="separate"/>
      </w:r>
      <w:r w:rsidR="00336502" w:rsidRPr="00336502">
        <w:rPr>
          <w:vertAlign w:val="superscript"/>
        </w:rPr>
        <w:t>[1</w:t>
      </w:r>
      <w:r w:rsidR="00A66E3A">
        <w:rPr>
          <w:vertAlign w:val="superscript"/>
        </w:rPr>
        <w:t>4</w:t>
      </w:r>
      <w:r w:rsidR="00336502" w:rsidRPr="00336502">
        <w:rPr>
          <w:vertAlign w:val="superscript"/>
        </w:rPr>
        <w:t>]</w:t>
      </w:r>
      <w:r w:rsidR="00336502" w:rsidRPr="00336502">
        <w:fldChar w:fldCharType="end"/>
      </w:r>
      <w:r w:rsidRPr="000F56E3">
        <w:t>等模拟器上的工作，此项工作</w:t>
      </w:r>
      <w:r w:rsidR="004D70E4">
        <w:rPr>
          <w:rFonts w:hint="eastAsia"/>
        </w:rPr>
        <w:t>为研究</w:t>
      </w:r>
      <w:r w:rsidRPr="000F56E3">
        <w:t>ZNS SSD</w:t>
      </w:r>
      <w:r w:rsidRPr="000F56E3">
        <w:t>在真实场景下的性能表现提供理论和数据基础</w:t>
      </w:r>
      <w:r w:rsidR="0046035D">
        <w:rPr>
          <w:rFonts w:hint="eastAsia"/>
        </w:rPr>
        <w:t>。</w:t>
      </w:r>
      <w:r w:rsidR="000814C6">
        <w:rPr>
          <w:rFonts w:hint="eastAsia"/>
        </w:rPr>
        <w:t>另一方面</w:t>
      </w:r>
      <w:r w:rsidRPr="000F56E3">
        <w:t>，</w:t>
      </w:r>
      <w:r w:rsidR="0046485C">
        <w:rPr>
          <w:rFonts w:hint="eastAsia"/>
        </w:rPr>
        <w:t>本课题优化了</w:t>
      </w:r>
      <w:r w:rsidR="009F19FA">
        <w:rPr>
          <w:rFonts w:hint="eastAsia"/>
        </w:rPr>
        <w:t>应用对</w:t>
      </w:r>
      <w:r w:rsidR="0046485C">
        <w:rPr>
          <w:rFonts w:hint="eastAsia"/>
        </w:rPr>
        <w:t>Z</w:t>
      </w:r>
      <w:r w:rsidR="0046485C">
        <w:t>NS</w:t>
      </w:r>
      <w:r w:rsidR="009F19FA">
        <w:rPr>
          <w:rFonts w:hint="eastAsia"/>
        </w:rPr>
        <w:t>的</w:t>
      </w:r>
      <w:r w:rsidR="0046485C">
        <w:rPr>
          <w:rFonts w:hint="eastAsia"/>
        </w:rPr>
        <w:t>适配，</w:t>
      </w:r>
      <w:r w:rsidR="00F67852">
        <w:rPr>
          <w:rFonts w:hint="eastAsia"/>
        </w:rPr>
        <w:t>能</w:t>
      </w:r>
      <w:r w:rsidR="00B10F7E">
        <w:rPr>
          <w:rFonts w:hint="eastAsia"/>
        </w:rPr>
        <w:t>更充分地发挥</w:t>
      </w:r>
      <w:r w:rsidR="00793E7B">
        <w:rPr>
          <w:rFonts w:hint="eastAsia"/>
        </w:rPr>
        <w:t>其</w:t>
      </w:r>
      <w:r w:rsidR="00886B57">
        <w:rPr>
          <w:rFonts w:hint="eastAsia"/>
        </w:rPr>
        <w:t>硬件</w:t>
      </w:r>
      <w:r w:rsidR="00793E7B">
        <w:rPr>
          <w:rFonts w:hint="eastAsia"/>
        </w:rPr>
        <w:t>特性</w:t>
      </w:r>
      <w:r w:rsidR="00F74E5A">
        <w:rPr>
          <w:rFonts w:hint="eastAsia"/>
        </w:rPr>
        <w:t>，</w:t>
      </w:r>
      <w:r w:rsidRPr="000F56E3">
        <w:t>从而在实际应用中提升存储系统的效率和可靠性。此外，随着数据中心对存储解决方案效率和性能要求的不断提升，该</w:t>
      </w:r>
      <w:r w:rsidR="00E46832">
        <w:rPr>
          <w:rFonts w:hint="eastAsia"/>
        </w:rPr>
        <w:t>方向的</w:t>
      </w:r>
      <w:r w:rsidRPr="000F56E3">
        <w:t>研究有望降低</w:t>
      </w:r>
      <w:r w:rsidRPr="000F56E3">
        <w:t>SSD</w:t>
      </w:r>
      <w:r w:rsidR="00F95A77">
        <w:rPr>
          <w:rFonts w:hint="eastAsia"/>
        </w:rPr>
        <w:t>使用</w:t>
      </w:r>
      <w:r w:rsidRPr="000F56E3">
        <w:t>成本，</w:t>
      </w:r>
      <w:r w:rsidR="00E46832">
        <w:rPr>
          <w:rFonts w:hint="eastAsia"/>
        </w:rPr>
        <w:t>提升</w:t>
      </w:r>
      <w:r w:rsidR="00F742F8">
        <w:rPr>
          <w:rFonts w:hint="eastAsia"/>
        </w:rPr>
        <w:t>存储效率</w:t>
      </w:r>
      <w:r w:rsidR="00A80667">
        <w:rPr>
          <w:rFonts w:hint="eastAsia"/>
        </w:rPr>
        <w:t>，</w:t>
      </w:r>
      <w:r w:rsidRPr="000F56E3">
        <w:t>推动</w:t>
      </w:r>
      <w:r w:rsidRPr="000F56E3">
        <w:t>SSD</w:t>
      </w:r>
      <w:r w:rsidRPr="000F56E3">
        <w:t>的大规模使用，满足未来数据中心更为复杂和高效的存储需求。</w:t>
      </w:r>
    </w:p>
    <w:p w14:paraId="730F7E92" w14:textId="1BD2AEAF" w:rsidR="000F2FD8" w:rsidRPr="000F56E3" w:rsidRDefault="00327DA5" w:rsidP="00D52E28">
      <w:pPr>
        <w:pStyle w:val="2"/>
        <w:spacing w:before="120" w:after="120"/>
      </w:pPr>
      <w:bookmarkStart w:id="30" w:name="_Toc167152984"/>
      <w:r w:rsidRPr="000F56E3">
        <w:t>国内外研究现状</w:t>
      </w:r>
      <w:bookmarkEnd w:id="20"/>
      <w:bookmarkEnd w:id="21"/>
      <w:bookmarkEnd w:id="22"/>
      <w:bookmarkEnd w:id="23"/>
      <w:bookmarkEnd w:id="30"/>
    </w:p>
    <w:p w14:paraId="2E1B46B0" w14:textId="169D1DF0" w:rsidR="00DB6969" w:rsidRPr="000F56E3" w:rsidRDefault="00DB6969" w:rsidP="00D52E28">
      <w:r w:rsidRPr="000F56E3">
        <w:t>目前，关于</w:t>
      </w:r>
      <w:r w:rsidRPr="000F56E3">
        <w:t>ZNS</w:t>
      </w:r>
      <w:r w:rsidRPr="000F56E3">
        <w:t>已经有了一些初步的研究。主要是集中在底层设计，如硬件优化</w:t>
      </w:r>
      <w:r w:rsidR="00717D70" w:rsidRPr="00717D70">
        <w:rPr>
          <w:vertAlign w:val="superscript"/>
        </w:rPr>
        <w:fldChar w:fldCharType="begin"/>
      </w:r>
      <w:r w:rsidR="00717D70" w:rsidRPr="00717D70">
        <w:rPr>
          <w:vertAlign w:val="superscript"/>
        </w:rPr>
        <w:instrText xml:space="preserve"> REF _Ref160380248 \r \h  \* MERGEFORMAT </w:instrText>
      </w:r>
      <w:r w:rsidR="00717D70" w:rsidRPr="00717D70">
        <w:rPr>
          <w:vertAlign w:val="superscript"/>
        </w:rPr>
      </w:r>
      <w:r w:rsidR="00717D70" w:rsidRPr="00717D70">
        <w:rPr>
          <w:vertAlign w:val="superscript"/>
        </w:rPr>
        <w:fldChar w:fldCharType="separate"/>
      </w:r>
      <w:r w:rsidR="00717D70" w:rsidRPr="00717D70">
        <w:rPr>
          <w:vertAlign w:val="superscript"/>
        </w:rPr>
        <w:t>[1</w:t>
      </w:r>
      <w:r w:rsidR="00717D70">
        <w:rPr>
          <w:vertAlign w:val="superscript"/>
        </w:rPr>
        <w:t>3,</w:t>
      </w:r>
      <w:r w:rsidR="00717D70">
        <w:rPr>
          <w:rFonts w:hint="eastAsia"/>
          <w:vertAlign w:val="superscript"/>
        </w:rPr>
        <w:t>1</w:t>
      </w:r>
      <w:r w:rsidR="00717D70">
        <w:rPr>
          <w:vertAlign w:val="superscript"/>
        </w:rPr>
        <w:t>4</w:t>
      </w:r>
      <w:r w:rsidR="00DE1833">
        <w:rPr>
          <w:vertAlign w:val="superscript"/>
        </w:rPr>
        <w:t>,15</w:t>
      </w:r>
      <w:r w:rsidR="00717D70" w:rsidRPr="00717D70">
        <w:rPr>
          <w:vertAlign w:val="superscript"/>
        </w:rPr>
        <w:t>]</w:t>
      </w:r>
      <w:r w:rsidR="00717D70" w:rsidRPr="00717D70">
        <w:fldChar w:fldCharType="end"/>
      </w:r>
      <w:r w:rsidRPr="000F56E3">
        <w:t>，文件系统优化</w:t>
      </w:r>
      <w:r w:rsidR="002A5EF0" w:rsidRPr="002A5EF0">
        <w:rPr>
          <w:vertAlign w:val="superscript"/>
        </w:rPr>
        <w:fldChar w:fldCharType="begin"/>
      </w:r>
      <w:r w:rsidR="002A5EF0" w:rsidRPr="002A5EF0">
        <w:rPr>
          <w:vertAlign w:val="superscript"/>
        </w:rPr>
        <w:instrText xml:space="preserve"> REF _Ref160380248 \r \h  \* MERGEFORMAT </w:instrText>
      </w:r>
      <w:r w:rsidR="002A5EF0" w:rsidRPr="002A5EF0">
        <w:rPr>
          <w:vertAlign w:val="superscript"/>
        </w:rPr>
      </w:r>
      <w:r w:rsidR="002A5EF0" w:rsidRPr="002A5EF0">
        <w:rPr>
          <w:vertAlign w:val="superscript"/>
        </w:rPr>
        <w:fldChar w:fldCharType="separate"/>
      </w:r>
      <w:r w:rsidR="002A5EF0" w:rsidRPr="002A5EF0">
        <w:rPr>
          <w:vertAlign w:val="superscript"/>
        </w:rPr>
        <w:t>[1</w:t>
      </w:r>
      <w:r w:rsidR="001E0E69">
        <w:rPr>
          <w:vertAlign w:val="superscript"/>
        </w:rPr>
        <w:t>6</w:t>
      </w:r>
      <w:r w:rsidR="002A5EF0" w:rsidRPr="002A5EF0">
        <w:rPr>
          <w:vertAlign w:val="superscript"/>
        </w:rPr>
        <w:t>]</w:t>
      </w:r>
      <w:r w:rsidR="002A5EF0" w:rsidRPr="002A5EF0">
        <w:fldChar w:fldCharType="end"/>
      </w:r>
      <w:r w:rsidRPr="000F56E3">
        <w:t>等，</w:t>
      </w:r>
      <w:r w:rsidR="00785B10">
        <w:rPr>
          <w:rFonts w:hint="eastAsia"/>
        </w:rPr>
        <w:t>或是</w:t>
      </w:r>
      <w:r w:rsidRPr="000F56E3">
        <w:t>在特定应用场景下的适配</w:t>
      </w:r>
      <w:r w:rsidR="00740FAC">
        <w:rPr>
          <w:rFonts w:hint="eastAsia"/>
        </w:rPr>
        <w:t>和</w:t>
      </w:r>
      <w:r w:rsidRPr="000F56E3">
        <w:t>优化</w:t>
      </w:r>
      <w:r w:rsidR="00FD3C19" w:rsidRPr="00FD3C19">
        <w:rPr>
          <w:vertAlign w:val="superscript"/>
        </w:rPr>
        <w:fldChar w:fldCharType="begin"/>
      </w:r>
      <w:r w:rsidR="00FD3C19" w:rsidRPr="00FD3C19">
        <w:rPr>
          <w:vertAlign w:val="superscript"/>
        </w:rPr>
        <w:instrText xml:space="preserve"> REF _Ref160380248 \r \h  \* MERGEFORMAT </w:instrText>
      </w:r>
      <w:r w:rsidR="00FD3C19" w:rsidRPr="00FD3C19">
        <w:rPr>
          <w:vertAlign w:val="superscript"/>
        </w:rPr>
      </w:r>
      <w:r w:rsidR="00FD3C19" w:rsidRPr="00FD3C19">
        <w:rPr>
          <w:vertAlign w:val="superscript"/>
        </w:rPr>
        <w:fldChar w:fldCharType="separate"/>
      </w:r>
      <w:r w:rsidR="00FD3C19" w:rsidRPr="00FD3C19">
        <w:rPr>
          <w:vertAlign w:val="superscript"/>
        </w:rPr>
        <w:t>[1</w:t>
      </w:r>
      <w:r w:rsidR="00FD3C19">
        <w:rPr>
          <w:vertAlign w:val="superscript"/>
        </w:rPr>
        <w:t>7,18</w:t>
      </w:r>
      <w:r w:rsidR="007C26E7">
        <w:rPr>
          <w:vertAlign w:val="superscript"/>
        </w:rPr>
        <w:t>,19</w:t>
      </w:r>
      <w:r w:rsidR="00FD3C19" w:rsidRPr="00FD3C19">
        <w:rPr>
          <w:vertAlign w:val="superscript"/>
        </w:rPr>
        <w:t>]</w:t>
      </w:r>
      <w:r w:rsidR="00FD3C19" w:rsidRPr="00FD3C19">
        <w:fldChar w:fldCharType="end"/>
      </w:r>
      <w:r w:rsidRPr="000F56E3">
        <w:t>和探索性工作</w:t>
      </w:r>
      <w:r w:rsidR="002E794C" w:rsidRPr="002E794C">
        <w:rPr>
          <w:vertAlign w:val="superscript"/>
        </w:rPr>
        <w:fldChar w:fldCharType="begin"/>
      </w:r>
      <w:r w:rsidR="002E794C" w:rsidRPr="002E794C">
        <w:rPr>
          <w:vertAlign w:val="superscript"/>
        </w:rPr>
        <w:instrText xml:space="preserve"> REF _Ref160380248 \r \h  \* MERGEFORMAT </w:instrText>
      </w:r>
      <w:r w:rsidR="002E794C" w:rsidRPr="002E794C">
        <w:rPr>
          <w:vertAlign w:val="superscript"/>
        </w:rPr>
      </w:r>
      <w:r w:rsidR="002E794C" w:rsidRPr="002E794C">
        <w:rPr>
          <w:vertAlign w:val="superscript"/>
        </w:rPr>
        <w:fldChar w:fldCharType="separate"/>
      </w:r>
      <w:r w:rsidR="002E794C" w:rsidRPr="002E794C">
        <w:rPr>
          <w:vertAlign w:val="superscript"/>
        </w:rPr>
        <w:t>[</w:t>
      </w:r>
      <w:r w:rsidR="00D5631A">
        <w:rPr>
          <w:vertAlign w:val="superscript"/>
        </w:rPr>
        <w:t>20</w:t>
      </w:r>
      <w:r w:rsidR="002E794C" w:rsidRPr="002E794C">
        <w:rPr>
          <w:vertAlign w:val="superscript"/>
        </w:rPr>
        <w:t>]</w:t>
      </w:r>
      <w:r w:rsidR="002E794C" w:rsidRPr="002E794C">
        <w:fldChar w:fldCharType="end"/>
      </w:r>
      <w:r w:rsidRPr="000F56E3">
        <w:t>。</w:t>
      </w:r>
    </w:p>
    <w:p w14:paraId="14B44619" w14:textId="7BCD43F2" w:rsidR="00DB6969" w:rsidRPr="000F56E3" w:rsidRDefault="00DB6969" w:rsidP="00A81DCB">
      <w:r w:rsidRPr="000F56E3">
        <w:t>在</w:t>
      </w:r>
      <w:r w:rsidRPr="000F56E3">
        <w:t>ZNS</w:t>
      </w:r>
      <w:r w:rsidRPr="000F56E3">
        <w:t>上的研究可以大致分为三个层级：在硬件方面，已有领先的</w:t>
      </w:r>
      <w:r w:rsidRPr="000F56E3">
        <w:t>SSD</w:t>
      </w:r>
      <w:r w:rsidRPr="000F56E3">
        <w:t>制造商，例如三星和西部数据，开始发布</w:t>
      </w:r>
      <w:r w:rsidRPr="000F56E3">
        <w:t>ZNS</w:t>
      </w:r>
      <w:r w:rsidRPr="000F56E3">
        <w:t>产品并展开研究，例如</w:t>
      </w:r>
      <w:r w:rsidRPr="000F56E3">
        <w:t>ZNS+</w:t>
      </w:r>
      <w:r w:rsidR="00C432BE" w:rsidRPr="00C432BE">
        <w:rPr>
          <w:vertAlign w:val="superscript"/>
        </w:rPr>
        <w:fldChar w:fldCharType="begin"/>
      </w:r>
      <w:r w:rsidR="00C432BE" w:rsidRPr="00C432BE">
        <w:rPr>
          <w:vertAlign w:val="superscript"/>
        </w:rPr>
        <w:instrText xml:space="preserve"> REF _Ref160380248 \r \h  \* MERGEFORMAT </w:instrText>
      </w:r>
      <w:r w:rsidR="00C432BE" w:rsidRPr="00C432BE">
        <w:rPr>
          <w:vertAlign w:val="superscript"/>
        </w:rPr>
      </w:r>
      <w:r w:rsidR="00C432BE" w:rsidRPr="00C432BE">
        <w:rPr>
          <w:vertAlign w:val="superscript"/>
        </w:rPr>
        <w:fldChar w:fldCharType="separate"/>
      </w:r>
      <w:r w:rsidR="00C432BE" w:rsidRPr="00C432BE">
        <w:rPr>
          <w:vertAlign w:val="superscript"/>
        </w:rPr>
        <w:t>[1</w:t>
      </w:r>
      <w:r w:rsidR="00C432BE">
        <w:rPr>
          <w:vertAlign w:val="superscript"/>
        </w:rPr>
        <w:t>3</w:t>
      </w:r>
      <w:r w:rsidR="00C432BE" w:rsidRPr="00C432BE">
        <w:rPr>
          <w:vertAlign w:val="superscript"/>
        </w:rPr>
        <w:t>]</w:t>
      </w:r>
      <w:r w:rsidR="00C432BE" w:rsidRPr="00C432BE">
        <w:fldChar w:fldCharType="end"/>
      </w:r>
      <w:r w:rsidR="00C432BE" w:rsidRPr="00C432BE" w:rsidDel="00C432BE">
        <w:t xml:space="preserve"> </w:t>
      </w:r>
      <w:r w:rsidRPr="000F56E3">
        <w:t>、</w:t>
      </w:r>
      <w:r w:rsidRPr="000F56E3">
        <w:t>eZNS</w:t>
      </w:r>
      <w:r w:rsidR="00574E58" w:rsidRPr="00574E58">
        <w:rPr>
          <w:vertAlign w:val="superscript"/>
        </w:rPr>
        <w:fldChar w:fldCharType="begin"/>
      </w:r>
      <w:r w:rsidR="00574E58" w:rsidRPr="00574E58">
        <w:rPr>
          <w:vertAlign w:val="superscript"/>
        </w:rPr>
        <w:instrText xml:space="preserve"> REF _Ref160380248 \r \h  \* MERGEFORMAT </w:instrText>
      </w:r>
      <w:r w:rsidR="00574E58" w:rsidRPr="00574E58">
        <w:rPr>
          <w:vertAlign w:val="superscript"/>
        </w:rPr>
      </w:r>
      <w:r w:rsidR="00574E58" w:rsidRPr="00574E58">
        <w:rPr>
          <w:vertAlign w:val="superscript"/>
        </w:rPr>
        <w:fldChar w:fldCharType="separate"/>
      </w:r>
      <w:r w:rsidR="00574E58" w:rsidRPr="00574E58">
        <w:rPr>
          <w:vertAlign w:val="superscript"/>
        </w:rPr>
        <w:t>[1</w:t>
      </w:r>
      <w:r w:rsidR="00574E58">
        <w:rPr>
          <w:vertAlign w:val="superscript"/>
        </w:rPr>
        <w:t>4</w:t>
      </w:r>
      <w:r w:rsidR="00574E58" w:rsidRPr="00574E58">
        <w:rPr>
          <w:vertAlign w:val="superscript"/>
        </w:rPr>
        <w:t>]</w:t>
      </w:r>
      <w:r w:rsidR="00574E58" w:rsidRPr="00574E58">
        <w:fldChar w:fldCharType="end"/>
      </w:r>
      <w:r w:rsidRPr="000F56E3">
        <w:t>等；在系统方面，已经有支持</w:t>
      </w:r>
      <w:r w:rsidRPr="000F56E3">
        <w:t>ZNS</w:t>
      </w:r>
      <w:r w:rsidRPr="000F56E3">
        <w:t>的文件系统如：</w:t>
      </w:r>
      <w:r w:rsidRPr="000F56E3">
        <w:t>F2FS</w:t>
      </w:r>
      <w:r w:rsidR="00644904">
        <w:rPr>
          <w:vertAlign w:val="superscript"/>
        </w:rPr>
        <w:t>[1</w:t>
      </w:r>
      <w:r w:rsidR="00110A5D">
        <w:rPr>
          <w:vertAlign w:val="superscript"/>
        </w:rPr>
        <w:t>5</w:t>
      </w:r>
      <w:r w:rsidR="00644904">
        <w:rPr>
          <w:vertAlign w:val="superscript"/>
        </w:rPr>
        <w:t>]</w:t>
      </w:r>
      <w:r w:rsidRPr="000F56E3">
        <w:t>等，</w:t>
      </w:r>
      <w:r w:rsidRPr="000F56E3">
        <w:t xml:space="preserve"> </w:t>
      </w:r>
      <w:r w:rsidRPr="000F56E3">
        <w:t>也有一</w:t>
      </w:r>
      <w:r w:rsidRPr="000F56E3">
        <w:lastRenderedPageBreak/>
        <w:t>些基于</w:t>
      </w:r>
      <w:r w:rsidRPr="000F56E3">
        <w:t>Linux</w:t>
      </w:r>
      <w:r w:rsidRPr="000F56E3">
        <w:t>系统的创新性工作，如利用将</w:t>
      </w:r>
      <w:r w:rsidRPr="000F56E3">
        <w:t>ZNS</w:t>
      </w:r>
      <w:r w:rsidRPr="000F56E3">
        <w:t>盘用作交换分区</w:t>
      </w:r>
      <w:r w:rsidR="007F441B" w:rsidRPr="007F441B">
        <w:rPr>
          <w:vertAlign w:val="superscript"/>
        </w:rPr>
        <w:t>[1</w:t>
      </w:r>
      <w:r w:rsidR="007F441B">
        <w:rPr>
          <w:vertAlign w:val="superscript"/>
        </w:rPr>
        <w:t>6</w:t>
      </w:r>
      <w:r w:rsidR="007F441B" w:rsidRPr="007F441B">
        <w:rPr>
          <w:vertAlign w:val="superscript"/>
        </w:rPr>
        <w:t>]</w:t>
      </w:r>
      <w:r w:rsidRPr="000F56E3">
        <w:t>。在相关应用方面，现有的基于</w:t>
      </w:r>
      <w:r w:rsidRPr="000F56E3">
        <w:t>ZNS</w:t>
      </w:r>
      <w:r w:rsidRPr="000F56E3">
        <w:t>的应用主要集中在键值存储领域，尤其是基于</w:t>
      </w:r>
      <w:r w:rsidRPr="000F56E3">
        <w:t>LSM-tree</w:t>
      </w:r>
      <w:r w:rsidRPr="000F56E3">
        <w:t>的键值存储优化，考虑到</w:t>
      </w:r>
      <w:r w:rsidRPr="000F56E3">
        <w:t>ZNS SSD</w:t>
      </w:r>
      <w:r w:rsidRPr="000F56E3">
        <w:t>和</w:t>
      </w:r>
      <w:r w:rsidRPr="000F56E3">
        <w:t>LSM-tree</w:t>
      </w:r>
      <w:r w:rsidRPr="000F56E3">
        <w:t>都遵循严格的顺序写约束，其软硬件特征高度重合，</w:t>
      </w:r>
      <w:r w:rsidRPr="000F56E3">
        <w:t xml:space="preserve"> </w:t>
      </w:r>
      <w:r w:rsidRPr="000F56E3">
        <w:t>将一些应用移植到</w:t>
      </w:r>
      <w:r w:rsidRPr="000F56E3">
        <w:t>ZNS SSD</w:t>
      </w:r>
      <w:r w:rsidRPr="000F56E3">
        <w:t>上会获得更好的性能。典型案例如基于</w:t>
      </w:r>
      <w:r w:rsidRPr="000F56E3">
        <w:t>ZenFS</w:t>
      </w:r>
      <w:r w:rsidR="00DD2FF5" w:rsidRPr="00DD2FF5">
        <w:rPr>
          <w:vertAlign w:val="superscript"/>
        </w:rPr>
        <w:fldChar w:fldCharType="begin"/>
      </w:r>
      <w:r w:rsidR="00DD2FF5" w:rsidRPr="00DD2FF5">
        <w:rPr>
          <w:vertAlign w:val="superscript"/>
        </w:rPr>
        <w:instrText xml:space="preserve"> REF _Ref160380248 \r \h  \* MERGEFORMAT </w:instrText>
      </w:r>
      <w:r w:rsidR="00DD2FF5" w:rsidRPr="00DD2FF5">
        <w:rPr>
          <w:vertAlign w:val="superscript"/>
        </w:rPr>
      </w:r>
      <w:r w:rsidR="00DD2FF5" w:rsidRPr="00DD2FF5">
        <w:rPr>
          <w:vertAlign w:val="superscript"/>
        </w:rPr>
        <w:fldChar w:fldCharType="separate"/>
      </w:r>
      <w:r w:rsidR="00DD2FF5" w:rsidRPr="00DD2FF5">
        <w:rPr>
          <w:vertAlign w:val="superscript"/>
        </w:rPr>
        <w:t>[1</w:t>
      </w:r>
      <w:r w:rsidR="00DD2FF5">
        <w:rPr>
          <w:vertAlign w:val="superscript"/>
        </w:rPr>
        <w:t>2</w:t>
      </w:r>
      <w:r w:rsidR="00DD2FF5" w:rsidRPr="00DD2FF5">
        <w:rPr>
          <w:vertAlign w:val="superscript"/>
        </w:rPr>
        <w:t>]</w:t>
      </w:r>
      <w:r w:rsidR="00DD2FF5" w:rsidRPr="00DD2FF5">
        <w:fldChar w:fldCharType="end"/>
      </w:r>
      <w:r w:rsidRPr="000F56E3">
        <w:t>的</w:t>
      </w:r>
      <w:r w:rsidRPr="000F56E3">
        <w:t>RocksDB</w:t>
      </w:r>
      <w:r w:rsidR="000F70A5" w:rsidRPr="000F70A5">
        <w:rPr>
          <w:vertAlign w:val="superscript"/>
        </w:rPr>
        <w:t>[1</w:t>
      </w:r>
      <w:r w:rsidR="00763C44">
        <w:rPr>
          <w:vertAlign w:val="superscript"/>
        </w:rPr>
        <w:t>7</w:t>
      </w:r>
      <w:r w:rsidR="000F70A5" w:rsidRPr="000F70A5">
        <w:rPr>
          <w:vertAlign w:val="superscript"/>
        </w:rPr>
        <w:t>]</w:t>
      </w:r>
      <w:r w:rsidR="000F70A5" w:rsidRPr="000F70A5" w:rsidDel="000F70A5">
        <w:t xml:space="preserve"> </w:t>
      </w:r>
      <w:r w:rsidRPr="000F56E3">
        <w:t>。下面简要介绍三篇</w:t>
      </w:r>
      <w:r w:rsidR="000301E4">
        <w:rPr>
          <w:rFonts w:hint="eastAsia"/>
        </w:rPr>
        <w:t>突出体现</w:t>
      </w:r>
      <w:r w:rsidRPr="000F56E3">
        <w:t>ZNS</w:t>
      </w:r>
      <w:r w:rsidR="00FE71F8">
        <w:rPr>
          <w:rFonts w:hint="eastAsia"/>
        </w:rPr>
        <w:t>硬件</w:t>
      </w:r>
      <w:r w:rsidR="000301E4">
        <w:rPr>
          <w:rFonts w:hint="eastAsia"/>
        </w:rPr>
        <w:t>特性</w:t>
      </w:r>
      <w:r w:rsidR="00E143B3">
        <w:rPr>
          <w:rFonts w:hint="eastAsia"/>
        </w:rPr>
        <w:t>的</w:t>
      </w:r>
      <w:r w:rsidRPr="000F56E3">
        <w:t>相关论文及其核心思想</w:t>
      </w:r>
      <w:r w:rsidR="002D7C0F" w:rsidRPr="000F56E3">
        <w:t>，并进行分析。</w:t>
      </w:r>
    </w:p>
    <w:p w14:paraId="259D66D7" w14:textId="7120F09F" w:rsidR="00C92050" w:rsidRPr="000F56E3" w:rsidRDefault="00C92050" w:rsidP="00D52E28">
      <w:pPr>
        <w:pStyle w:val="3"/>
      </w:pPr>
      <w:r w:rsidRPr="000F56E3">
        <w:t>ZNS+</w:t>
      </w:r>
      <w:r w:rsidR="00BE44F3" w:rsidRPr="000F56E3">
        <w:t>：设备内压缩</w:t>
      </w:r>
    </w:p>
    <w:p w14:paraId="576540A6" w14:textId="71AD46E0" w:rsidR="00EB1FEC" w:rsidRPr="000F56E3" w:rsidRDefault="00B20517" w:rsidP="00D52E28">
      <w:r w:rsidRPr="000F56E3">
        <w:t>概述：</w:t>
      </w:r>
      <w:r w:rsidR="00EB1FEC" w:rsidRPr="000F56E3">
        <w:t>ZNS+</w:t>
      </w:r>
      <w:r w:rsidR="00EB1FEC" w:rsidRPr="000F56E3">
        <w:t>是一种高级区域命名空间接口（</w:t>
      </w:r>
      <w:r w:rsidR="00EB1FEC" w:rsidRPr="000F56E3">
        <w:t>Zoned Namespace Interface</w:t>
      </w:r>
      <w:r w:rsidR="00EB1FEC" w:rsidRPr="000F56E3">
        <w:t>），它支持在存储设备内部进行区域压缩（</w:t>
      </w:r>
      <w:r w:rsidR="00EB1FEC" w:rsidRPr="000F56E3">
        <w:t>In-Storage Zone Compaction</w:t>
      </w:r>
      <w:r w:rsidR="00EB1FEC" w:rsidRPr="000F56E3">
        <w:t>）。</w:t>
      </w:r>
      <w:r w:rsidR="00EB1FEC" w:rsidRPr="000F56E3">
        <w:t>ZNS+</w:t>
      </w:r>
      <w:r w:rsidR="00EB1FEC" w:rsidRPr="000F56E3">
        <w:t>是为了解决日志文件系统（</w:t>
      </w:r>
      <w:r w:rsidR="00EB1FEC" w:rsidRPr="000F56E3">
        <w:t>LFS</w:t>
      </w:r>
      <w:r w:rsidR="00EB1FEC" w:rsidRPr="000F56E3">
        <w:t>）在执行段压缩时的高消耗问题而提出的。它允许主机将数据复制行为下放到</w:t>
      </w:r>
      <w:r w:rsidR="00EB1FEC" w:rsidRPr="000F56E3">
        <w:t>SSD</w:t>
      </w:r>
      <w:r w:rsidR="00EB1FEC" w:rsidRPr="000F56E3">
        <w:t>存储器层面异步处理，从而提高效率。</w:t>
      </w:r>
    </w:p>
    <w:p w14:paraId="626DFD10" w14:textId="77777777" w:rsidR="00EB1FEC" w:rsidRPr="000F56E3" w:rsidRDefault="00EB1FEC" w:rsidP="00D52E28">
      <w:r w:rsidRPr="000F56E3">
        <w:t>ZNS+</w:t>
      </w:r>
      <w:r w:rsidRPr="000F56E3">
        <w:t>的关键设计：</w:t>
      </w:r>
    </w:p>
    <w:p w14:paraId="7CD4BD4F" w14:textId="30A54051" w:rsidR="0055530A" w:rsidRPr="00654B0A" w:rsidRDefault="0055530A" w:rsidP="004144C4">
      <w:pPr>
        <w:pStyle w:val="a0"/>
        <w:numPr>
          <w:ilvl w:val="0"/>
          <w:numId w:val="16"/>
        </w:numPr>
      </w:pPr>
      <w:bookmarkStart w:id="31" w:name="_Toc452327271"/>
      <w:bookmarkStart w:id="32" w:name="_Toc451934682"/>
      <w:bookmarkStart w:id="33" w:name="_Toc452327437"/>
      <w:r w:rsidRPr="000F56E3">
        <w:t>设</w:t>
      </w:r>
      <w:r w:rsidRPr="00654B0A">
        <w:t>备内区块压缩：</w:t>
      </w:r>
      <w:r w:rsidRPr="00654B0A">
        <w:t>ZNS+</w:t>
      </w:r>
      <w:r w:rsidRPr="00654B0A">
        <w:t>支持在</w:t>
      </w:r>
      <w:r w:rsidRPr="00654B0A">
        <w:t>SSD</w:t>
      </w:r>
      <w:r w:rsidRPr="00654B0A">
        <w:t>内部执行数据复制，以此加速段压缩过程。</w:t>
      </w:r>
    </w:p>
    <w:p w14:paraId="086F799C" w14:textId="30A2FA87" w:rsidR="0055530A" w:rsidRPr="00654B0A" w:rsidRDefault="0055530A" w:rsidP="00947734">
      <w:pPr>
        <w:pStyle w:val="a0"/>
      </w:pPr>
      <w:r w:rsidRPr="00654B0A">
        <w:t>异步处理：</w:t>
      </w:r>
      <w:r w:rsidRPr="00654B0A">
        <w:t>ZNS+</w:t>
      </w:r>
      <w:r w:rsidRPr="00654B0A">
        <w:t>的区域压缩命令是异步执行的，</w:t>
      </w:r>
      <w:r w:rsidR="00C0128E" w:rsidRPr="00654B0A">
        <w:rPr>
          <w:rFonts w:hint="eastAsia"/>
        </w:rPr>
        <w:t>即</w:t>
      </w:r>
      <w:r w:rsidRPr="00654B0A">
        <w:t>主机不需要等待命令完成</w:t>
      </w:r>
      <w:r w:rsidR="00BF2319" w:rsidRPr="00654B0A">
        <w:rPr>
          <w:rFonts w:hint="eastAsia"/>
        </w:rPr>
        <w:t>便</w:t>
      </w:r>
      <w:r w:rsidRPr="00654B0A">
        <w:t>继续执行后续的</w:t>
      </w:r>
      <w:r w:rsidRPr="00654B0A">
        <w:t>IO</w:t>
      </w:r>
      <w:r w:rsidRPr="00654B0A">
        <w:t>请求，这有助于</w:t>
      </w:r>
      <w:r w:rsidR="00171C1C" w:rsidRPr="00654B0A">
        <w:rPr>
          <w:rFonts w:hint="eastAsia"/>
        </w:rPr>
        <w:t>降低阻塞</w:t>
      </w:r>
      <w:r w:rsidR="00D832CD" w:rsidRPr="00654B0A">
        <w:rPr>
          <w:rFonts w:hint="eastAsia"/>
        </w:rPr>
        <w:t>充分利用资源，从而</w:t>
      </w:r>
      <w:r w:rsidRPr="00654B0A">
        <w:t>提高整体性能。</w:t>
      </w:r>
    </w:p>
    <w:p w14:paraId="37991D87" w14:textId="231228A2" w:rsidR="0055530A" w:rsidRPr="000F56E3" w:rsidRDefault="0055530A">
      <w:pPr>
        <w:pStyle w:val="a0"/>
      </w:pPr>
      <w:r w:rsidRPr="00654B0A">
        <w:t>稀疏</w:t>
      </w:r>
      <w:r w:rsidR="00532421" w:rsidRPr="00654B0A">
        <w:rPr>
          <w:rFonts w:hint="eastAsia"/>
        </w:rPr>
        <w:t>型</w:t>
      </w:r>
      <w:r w:rsidRPr="00654B0A">
        <w:t>顺序覆写：</w:t>
      </w:r>
      <w:r w:rsidRPr="00654B0A">
        <w:t>ZNS+</w:t>
      </w:r>
      <w:r w:rsidRPr="00654B0A">
        <w:t>支持稀疏</w:t>
      </w:r>
      <w:r w:rsidR="0062630E" w:rsidRPr="00654B0A">
        <w:rPr>
          <w:rFonts w:hint="eastAsia"/>
        </w:rPr>
        <w:t>的</w:t>
      </w:r>
      <w:r w:rsidRPr="00654B0A">
        <w:t>顺序覆写，</w:t>
      </w:r>
      <w:r w:rsidR="002E6F89" w:rsidRPr="00654B0A">
        <w:rPr>
          <w:rFonts w:hint="eastAsia"/>
        </w:rPr>
        <w:t>只要地址是递增的</w:t>
      </w:r>
      <w:r w:rsidR="00B851BD" w:rsidRPr="00654B0A">
        <w:rPr>
          <w:rFonts w:hint="eastAsia"/>
        </w:rPr>
        <w:t>（但可以不连续）</w:t>
      </w:r>
      <w:r w:rsidR="003700A7" w:rsidRPr="00654B0A">
        <w:rPr>
          <w:rFonts w:hint="eastAsia"/>
        </w:rPr>
        <w:t>则可</w:t>
      </w:r>
      <w:r w:rsidRPr="00654B0A">
        <w:t>进行</w:t>
      </w:r>
      <w:r w:rsidR="001F31EE" w:rsidRPr="00654B0A">
        <w:rPr>
          <w:rFonts w:hint="eastAsia"/>
        </w:rPr>
        <w:t>拉链式的填补合并，从而</w:t>
      </w:r>
      <w:r w:rsidR="003700A7" w:rsidRPr="00654B0A">
        <w:rPr>
          <w:rFonts w:hint="eastAsia"/>
        </w:rPr>
        <w:t>就可以</w:t>
      </w:r>
      <w:r w:rsidR="003700A7" w:rsidRPr="00654B0A">
        <w:t>在不</w:t>
      </w:r>
      <w:r w:rsidR="00BB3842" w:rsidRPr="00654B0A">
        <w:rPr>
          <w:rFonts w:hint="eastAsia"/>
        </w:rPr>
        <w:t>重置</w:t>
      </w:r>
      <w:r w:rsidR="003700A7" w:rsidRPr="00654B0A">
        <w:t>的情况下对</w:t>
      </w:r>
      <w:r w:rsidR="00FE3D3E" w:rsidRPr="00654B0A">
        <w:rPr>
          <w:rFonts w:hint="eastAsia"/>
        </w:rPr>
        <w:t>目标</w:t>
      </w:r>
      <w:r w:rsidR="003700A7" w:rsidRPr="00654B0A">
        <w:t>区域</w:t>
      </w:r>
      <w:r w:rsidR="00FE100B" w:rsidRPr="00654B0A">
        <w:rPr>
          <w:rFonts w:hint="eastAsia"/>
        </w:rPr>
        <w:t>进行</w:t>
      </w:r>
      <w:r w:rsidRPr="00654B0A">
        <w:t>覆写，</w:t>
      </w:r>
      <w:r w:rsidR="003000B7" w:rsidRPr="00654B0A">
        <w:rPr>
          <w:rFonts w:hint="eastAsia"/>
        </w:rPr>
        <w:t>大大</w:t>
      </w:r>
      <w:r w:rsidRPr="00654B0A">
        <w:t>提高了效率。</w:t>
      </w:r>
    </w:p>
    <w:p w14:paraId="080EA54E" w14:textId="5B7EF044" w:rsidR="0055530A" w:rsidRPr="000F56E3" w:rsidRDefault="0055530A" w:rsidP="00D52E28">
      <w:r w:rsidRPr="000F56E3">
        <w:t>具体地，</w:t>
      </w:r>
      <w:r w:rsidRPr="000F56E3">
        <w:t>ZNS+</w:t>
      </w:r>
      <w:r w:rsidRPr="000F56E3">
        <w:t>引入了新的命令</w:t>
      </w:r>
      <w:r w:rsidRPr="000F56E3">
        <w:t>zone_compaction</w:t>
      </w:r>
      <w:r w:rsidRPr="000F56E3">
        <w:t>和</w:t>
      </w:r>
      <w:r w:rsidRPr="000F56E3">
        <w:t>TL_open</w:t>
      </w:r>
      <w:r w:rsidRPr="000F56E3">
        <w:t>，其中</w:t>
      </w:r>
      <w:r w:rsidRPr="000F56E3">
        <w:t>zone_compaction</w:t>
      </w:r>
      <w:r w:rsidRPr="000F56E3">
        <w:t>用于请求设备</w:t>
      </w:r>
      <w:r w:rsidR="006845F6" w:rsidRPr="000F56E3">
        <w:t>级</w:t>
      </w:r>
      <w:r w:rsidRPr="000F56E3">
        <w:t>区块压缩，</w:t>
      </w:r>
      <w:r w:rsidR="00BA4149" w:rsidRPr="000F56E3">
        <w:t>能充分利用硬件内的电路级</w:t>
      </w:r>
      <w:r w:rsidR="00755F1E" w:rsidRPr="000F56E3">
        <w:t>优化</w:t>
      </w:r>
      <w:r w:rsidR="00BA4149" w:rsidRPr="000F56E3">
        <w:t>加速</w:t>
      </w:r>
      <w:r w:rsidR="00FD4167" w:rsidRPr="000F56E3">
        <w:t>压缩过程</w:t>
      </w:r>
      <w:r w:rsidR="00BA4149" w:rsidRPr="000F56E3">
        <w:t>。</w:t>
      </w:r>
      <w:r w:rsidRPr="000F56E3">
        <w:t>而</w:t>
      </w:r>
      <w:r w:rsidRPr="000F56E3">
        <w:t>TL_open</w:t>
      </w:r>
      <w:r w:rsidRPr="000F56E3">
        <w:t>允许</w:t>
      </w:r>
      <w:r w:rsidR="00CE5B92" w:rsidRPr="000F56E3">
        <w:t>标记</w:t>
      </w:r>
      <w:r w:rsidR="00CE5B92" w:rsidRPr="000F56E3">
        <w:t>Zone</w:t>
      </w:r>
      <w:r w:rsidR="00CE5B92" w:rsidRPr="000F56E3">
        <w:t>为</w:t>
      </w:r>
      <w:r w:rsidR="006F4CE1" w:rsidRPr="000F56E3">
        <w:t>TL_open</w:t>
      </w:r>
      <w:r w:rsidR="006F4CE1" w:rsidRPr="000F56E3">
        <w:t>状态，表示</w:t>
      </w:r>
      <w:r w:rsidR="006F4CE1" w:rsidRPr="000F56E3">
        <w:t>zone</w:t>
      </w:r>
      <w:r w:rsidR="006F4CE1" w:rsidRPr="000F56E3">
        <w:t>接受了</w:t>
      </w:r>
      <w:r w:rsidR="00F35B2E" w:rsidRPr="000F56E3">
        <w:t>稀疏型顺序覆写</w:t>
      </w:r>
      <w:r w:rsidRPr="000F56E3">
        <w:t>。这些命令的引入</w:t>
      </w:r>
      <w:r w:rsidR="00A21E42" w:rsidRPr="000F56E3">
        <w:t>都</w:t>
      </w:r>
      <w:r w:rsidR="00024835" w:rsidRPr="000F56E3">
        <w:t>有效</w:t>
      </w:r>
      <w:r w:rsidRPr="000F56E3">
        <w:t>提高</w:t>
      </w:r>
      <w:r w:rsidR="00024835" w:rsidRPr="000F56E3">
        <w:t>了硬件的</w:t>
      </w:r>
      <w:r w:rsidRPr="000F56E3">
        <w:t>整体性能。</w:t>
      </w:r>
    </w:p>
    <w:p w14:paraId="34E84BF9" w14:textId="77777777" w:rsidR="0055530A" w:rsidRPr="000F56E3" w:rsidRDefault="0055530A" w:rsidP="00D52E28">
      <w:r w:rsidRPr="000F56E3">
        <w:t>此外，</w:t>
      </w:r>
      <w:r w:rsidRPr="000F56E3">
        <w:t>ZNS+</w:t>
      </w:r>
      <w:r w:rsidRPr="000F56E3">
        <w:t>的设计考虑了与日志文件系统的兼容性，并旨在减少主机端的计算资源和带宽占用。</w:t>
      </w:r>
      <w:r w:rsidRPr="000F56E3">
        <w:t>ZNS+</w:t>
      </w:r>
      <w:r w:rsidRPr="000F56E3">
        <w:t>的实现在</w:t>
      </w:r>
      <w:r w:rsidRPr="000F56E3">
        <w:t>SSD</w:t>
      </w:r>
      <w:r w:rsidRPr="000F56E3">
        <w:t>模拟器和真实的</w:t>
      </w:r>
      <w:r w:rsidRPr="000F56E3">
        <w:t>SSD</w:t>
      </w:r>
      <w:r w:rsidRPr="000F56E3">
        <w:t>上都进行了，并通过修改文件系统（如</w:t>
      </w:r>
      <w:r w:rsidRPr="000F56E3">
        <w:t>F2FS</w:t>
      </w:r>
      <w:r w:rsidRPr="000F56E3">
        <w:t>）来充分利用</w:t>
      </w:r>
      <w:r w:rsidRPr="000F56E3">
        <w:t>ZNS+</w:t>
      </w:r>
      <w:r w:rsidRPr="000F56E3">
        <w:t>的特性。性能提升的研究表明，</w:t>
      </w:r>
      <w:r w:rsidRPr="000F56E3">
        <w:t>ZNS+</w:t>
      </w:r>
      <w:r w:rsidRPr="000F56E3">
        <w:t>存储系统在文件系统性能上比传统</w:t>
      </w:r>
      <w:r w:rsidRPr="000F56E3">
        <w:t>ZNS</w:t>
      </w:r>
      <w:r w:rsidRPr="000F56E3">
        <w:t>有显著提升。</w:t>
      </w:r>
    </w:p>
    <w:p w14:paraId="4EB7507F" w14:textId="77777777" w:rsidR="0055530A" w:rsidRPr="000F56E3" w:rsidRDefault="0055530A" w:rsidP="00D52E28">
      <w:r w:rsidRPr="000F56E3">
        <w:lastRenderedPageBreak/>
        <w:t>ZNS+</w:t>
      </w:r>
      <w:r w:rsidRPr="000F56E3">
        <w:t>的映射机制利用逻辑地址空间的划分和映射，通过</w:t>
      </w:r>
      <w:r w:rsidRPr="000F56E3">
        <w:t>Zone ID</w:t>
      </w:r>
      <w:r w:rsidRPr="000F56E3">
        <w:t>、</w:t>
      </w:r>
      <w:r w:rsidRPr="000F56E3">
        <w:t>StripeID</w:t>
      </w:r>
      <w:r w:rsidRPr="000F56E3">
        <w:t>、</w:t>
      </w:r>
      <w:r w:rsidRPr="000F56E3">
        <w:t>ChipID</w:t>
      </w:r>
      <w:r w:rsidRPr="000F56E3">
        <w:t>和块内偏移实现数据的精确定位。这种设计允许</w:t>
      </w:r>
      <w:r w:rsidRPr="000F56E3">
        <w:t>ZNS+</w:t>
      </w:r>
      <w:r w:rsidRPr="000F56E3">
        <w:t>利用</w:t>
      </w:r>
      <w:r w:rsidRPr="000F56E3">
        <w:t>SSD</w:t>
      </w:r>
      <w:r w:rsidRPr="000F56E3">
        <w:t>的内部并行性，同时将存储维护的很多责任从</w:t>
      </w:r>
      <w:r w:rsidRPr="000F56E3">
        <w:t>SSD</w:t>
      </w:r>
      <w:r w:rsidRPr="000F56E3">
        <w:t>本身转移到了主机系统。</w:t>
      </w:r>
    </w:p>
    <w:p w14:paraId="6997E516" w14:textId="77777777" w:rsidR="0055530A" w:rsidRPr="000F56E3" w:rsidRDefault="0055530A" w:rsidP="00D52E28">
      <w:r w:rsidRPr="000F56E3">
        <w:t>总的来说，</w:t>
      </w:r>
      <w:r w:rsidRPr="000F56E3">
        <w:t>ZNS+</w:t>
      </w:r>
      <w:r w:rsidRPr="000F56E3">
        <w:t>通过其先进的接口设计和特性，为提高</w:t>
      </w:r>
      <w:r w:rsidRPr="000F56E3">
        <w:t>SSD</w:t>
      </w:r>
      <w:r w:rsidRPr="000F56E3">
        <w:t>存储设备的性能和效率提供了有效的解决方案，尤其是在需要高并行写入性能等对存储有特别需求的应用场景中。</w:t>
      </w:r>
    </w:p>
    <w:bookmarkEnd w:id="31"/>
    <w:bookmarkEnd w:id="32"/>
    <w:bookmarkEnd w:id="33"/>
    <w:p w14:paraId="5752B2AD" w14:textId="6FF62224" w:rsidR="004F77E6" w:rsidRPr="000F56E3" w:rsidRDefault="004F77E6" w:rsidP="00D52E28">
      <w:pPr>
        <w:pStyle w:val="3"/>
      </w:pPr>
      <w:r w:rsidRPr="000F56E3">
        <w:t>eZNS</w:t>
      </w:r>
      <w:r w:rsidR="00B84A2A" w:rsidRPr="000F56E3">
        <w:t>：更灵活的</w:t>
      </w:r>
      <w:r w:rsidR="00B84A2A" w:rsidRPr="000F56E3">
        <w:t>Zone</w:t>
      </w:r>
      <w:r w:rsidR="00B84A2A" w:rsidRPr="000F56E3">
        <w:t>接口</w:t>
      </w:r>
    </w:p>
    <w:p w14:paraId="40E814DC" w14:textId="795B2700" w:rsidR="000F6990" w:rsidRPr="000F56E3" w:rsidRDefault="000F6990" w:rsidP="00D52E28">
      <w:r w:rsidRPr="000F56E3">
        <w:t>概述：</w:t>
      </w:r>
      <w:r w:rsidRPr="000F56E3">
        <w:t>eZNS</w:t>
      </w:r>
      <w:r w:rsidRPr="000F56E3">
        <w:t>（</w:t>
      </w:r>
      <w:r w:rsidRPr="000F56E3">
        <w:t>Elastic Zoned Namespace</w:t>
      </w:r>
      <w:r w:rsidRPr="000F56E3">
        <w:t>）是一种为提高</w:t>
      </w:r>
      <w:r w:rsidRPr="000F56E3">
        <w:t>ZNS SSD</w:t>
      </w:r>
      <w:r w:rsidRPr="000F56E3">
        <w:t>（</w:t>
      </w:r>
      <w:r w:rsidRPr="000F56E3">
        <w:t>Zoned Namespace SSD</w:t>
      </w:r>
      <w:r w:rsidRPr="000F56E3">
        <w:t>）性能而设计的弹性分区命名空间接口。</w:t>
      </w:r>
      <w:r w:rsidRPr="000F56E3">
        <w:t>eZNS</w:t>
      </w:r>
      <w:r w:rsidRPr="000F56E3">
        <w:t>旨在提供一个应用透明的、灵活高效的逻辑分区抽象层，以充分利用</w:t>
      </w:r>
      <w:r w:rsidRPr="000F56E3">
        <w:t>SSD</w:t>
      </w:r>
      <w:r w:rsidRPr="000F56E3">
        <w:t>的闪存并行性和开放分区资源，并减少多租户间性能干扰</w:t>
      </w:r>
      <w:r w:rsidR="004321B8" w:rsidRPr="000F56E3">
        <w:t>。</w:t>
      </w:r>
    </w:p>
    <w:p w14:paraId="0E47AA58" w14:textId="29395035" w:rsidR="000F2FD8" w:rsidRPr="000F56E3" w:rsidRDefault="000F6990" w:rsidP="00D52E28">
      <w:r w:rsidRPr="000F56E3">
        <w:t>提出背景：随着</w:t>
      </w:r>
      <w:r w:rsidRPr="000F56E3">
        <w:t>SSD</w:t>
      </w:r>
      <w:r w:rsidRPr="000F56E3">
        <w:t>取代机械硬盘成为主流存储设备，传统的块接口与</w:t>
      </w:r>
      <w:r w:rsidRPr="000F56E3">
        <w:t>SSD</w:t>
      </w:r>
      <w:r w:rsidRPr="000F56E3">
        <w:t>的闪存介质特性不匹配，导致性能波动和成本增加。</w:t>
      </w:r>
      <w:r w:rsidRPr="000F56E3">
        <w:t>ZNS</w:t>
      </w:r>
      <w:r w:rsidRPr="000F56E3">
        <w:t>接口技术因此被提出，旨在解决上述这些问题。</w:t>
      </w:r>
    </w:p>
    <w:p w14:paraId="19ECB844" w14:textId="77777777" w:rsidR="00DC54C7" w:rsidRDefault="00522BE0" w:rsidP="00D52E28">
      <w:r w:rsidRPr="000F56E3">
        <w:t>eZNS</w:t>
      </w:r>
      <w:r w:rsidRPr="000F56E3">
        <w:t>的关键技术：</w:t>
      </w:r>
    </w:p>
    <w:p w14:paraId="09A89AFE" w14:textId="706397F0" w:rsidR="00840FC2" w:rsidRPr="00DC54C7" w:rsidRDefault="00840FC2" w:rsidP="004144C4">
      <w:pPr>
        <w:pStyle w:val="a0"/>
        <w:numPr>
          <w:ilvl w:val="0"/>
          <w:numId w:val="17"/>
        </w:numPr>
      </w:pPr>
      <w:r w:rsidRPr="00A158BD">
        <w:rPr>
          <w:rFonts w:hint="eastAsia"/>
        </w:rPr>
        <w:t>物理分区条带分配策略（</w:t>
      </w:r>
      <w:r w:rsidRPr="00A158BD">
        <w:rPr>
          <w:rFonts w:hint="eastAsia"/>
        </w:rPr>
        <w:t>Serial Zone Allocator</w:t>
      </w:r>
      <w:r w:rsidRPr="00A158BD">
        <w:rPr>
          <w:rFonts w:hint="eastAsia"/>
        </w:rPr>
        <w:t>）：避免物理分区分配时的重叠，提高并行性。</w:t>
      </w:r>
    </w:p>
    <w:p w14:paraId="2D93ECEA" w14:textId="77777777" w:rsidR="00522BE0" w:rsidRPr="00A158BD" w:rsidRDefault="00522BE0" w:rsidP="00947734">
      <w:pPr>
        <w:pStyle w:val="a0"/>
      </w:pPr>
      <w:r w:rsidRPr="00A158BD">
        <w:rPr>
          <w:rFonts w:hint="eastAsia"/>
        </w:rPr>
        <w:t>动态的物理分区条带膨胀策略（</w:t>
      </w:r>
      <w:r w:rsidRPr="00A158BD">
        <w:rPr>
          <w:rFonts w:hint="eastAsia"/>
        </w:rPr>
        <w:t>Zone Ballooning</w:t>
      </w:r>
      <w:r w:rsidRPr="00A158BD">
        <w:rPr>
          <w:rFonts w:hint="eastAsia"/>
        </w:rPr>
        <w:t>）：根据负载需求动态调整条带宽度，优化写带宽和资源分配的公平性。</w:t>
      </w:r>
    </w:p>
    <w:p w14:paraId="1EF499A9" w14:textId="77777777" w:rsidR="00522BE0" w:rsidRPr="00A158BD" w:rsidRDefault="00522BE0">
      <w:pPr>
        <w:pStyle w:val="a0"/>
      </w:pPr>
      <w:r w:rsidRPr="00A158BD">
        <w:rPr>
          <w:rFonts w:hint="eastAsia"/>
        </w:rPr>
        <w:t>阻塞感知的分区读写请求调度器（</w:t>
      </w:r>
      <w:r w:rsidRPr="00A158BD">
        <w:rPr>
          <w:rFonts w:hint="eastAsia"/>
        </w:rPr>
        <w:t>Zone I/O Scheduler</w:t>
      </w:r>
      <w:r w:rsidRPr="00A158BD">
        <w:rPr>
          <w:rFonts w:hint="eastAsia"/>
        </w:rPr>
        <w:t>）：通过拥塞控制和写缓存准入策略，减少多租户场景下的性能干扰。</w:t>
      </w:r>
    </w:p>
    <w:p w14:paraId="2E9E209D" w14:textId="6C88B797" w:rsidR="0031149E" w:rsidRPr="000F56E3" w:rsidRDefault="0031149E" w:rsidP="00D52E28">
      <w:r w:rsidRPr="000F56E3">
        <w:t>该工作进行了系统、真实的评估。实验结果显示</w:t>
      </w:r>
      <w:r w:rsidRPr="000F56E3">
        <w:t>eZNS</w:t>
      </w:r>
      <w:r w:rsidRPr="000F56E3">
        <w:t>在吞吐量和尾部延迟方面取得了显著改善，</w:t>
      </w:r>
      <w:r w:rsidRPr="000F56E3">
        <w:t>eZNS</w:t>
      </w:r>
      <w:r w:rsidRPr="000F56E3">
        <w:t>可以实现对</w:t>
      </w:r>
      <w:r w:rsidRPr="000F56E3">
        <w:t>ZNS SSD</w:t>
      </w:r>
      <w:r w:rsidRPr="000F56E3">
        <w:t>的透明使用，并弥合了应用程序需求与区域接口特性之间的差距。具体来说，与静态区域接口相比，</w:t>
      </w:r>
      <w:r w:rsidRPr="000F56E3">
        <w:t>eZNS</w:t>
      </w:r>
      <w:r w:rsidRPr="000F56E3">
        <w:t>在吞吐量方面提高了</w:t>
      </w:r>
      <w:r w:rsidRPr="000F56E3">
        <w:t>17.7%</w:t>
      </w:r>
      <w:r w:rsidRPr="000F56E3">
        <w:t>，在尾延迟方面提高了</w:t>
      </w:r>
      <w:r w:rsidRPr="000F56E3">
        <w:t>80.3%</w:t>
      </w:r>
      <w:r w:rsidRPr="000F56E3">
        <w:t>。这表明</w:t>
      </w:r>
      <w:r w:rsidRPr="000F56E3">
        <w:t>eZNS</w:t>
      </w:r>
      <w:r w:rsidRPr="000F56E3">
        <w:t>在提高性能和降低延迟方面具有显著效果，对</w:t>
      </w:r>
      <w:r w:rsidR="00CC77D2" w:rsidRPr="000F56E3">
        <w:t>多种</w:t>
      </w:r>
      <w:r w:rsidRPr="000F56E3">
        <w:t>应用场景都有积极影响。</w:t>
      </w:r>
    </w:p>
    <w:p w14:paraId="36DE6CAE" w14:textId="61EC7BA4" w:rsidR="002D285E" w:rsidRPr="000F56E3" w:rsidRDefault="002D285E" w:rsidP="00D52E28">
      <w:pPr>
        <w:pStyle w:val="3"/>
      </w:pPr>
      <w:r w:rsidRPr="000F56E3">
        <w:lastRenderedPageBreak/>
        <w:t>ZNSwap</w:t>
      </w:r>
      <w:r w:rsidR="00BE32AF" w:rsidRPr="000F56E3">
        <w:t>：</w:t>
      </w:r>
      <w:r w:rsidR="00BE32AF" w:rsidRPr="000F56E3">
        <w:t>ZNS</w:t>
      </w:r>
      <w:r w:rsidR="00BE32AF" w:rsidRPr="000F56E3">
        <w:t>作为交换设备扩展内存</w:t>
      </w:r>
    </w:p>
    <w:p w14:paraId="0DFC1B6B" w14:textId="736996CB" w:rsidR="002D285E" w:rsidRPr="000F56E3" w:rsidRDefault="002D285E" w:rsidP="00D52E28">
      <w:r w:rsidRPr="000F56E3">
        <w:t>ZNSwap</w:t>
      </w:r>
      <w:r w:rsidRPr="000F56E3">
        <w:t>是一种针对最新的</w:t>
      </w:r>
      <w:r w:rsidRPr="000F56E3">
        <w:t>Zoned Namespace (ZNS) SSDs</w:t>
      </w:r>
      <w:r w:rsidRPr="000F56E3">
        <w:t>进行优化的交换子系统。该工作探索了</w:t>
      </w:r>
      <w:r w:rsidRPr="000F56E3">
        <w:t>ZNS</w:t>
      </w:r>
      <w:r w:rsidRPr="000F56E3">
        <w:t>作为内存交换设备的应用可能，一方面利用了</w:t>
      </w:r>
      <w:r w:rsidRPr="000F56E3">
        <w:t xml:space="preserve"> ZNS SSDs </w:t>
      </w:r>
      <w:r w:rsidRPr="000F56E3">
        <w:t>提供的粗粒度分区抽象来增强成本效率；另一方面，它利用</w:t>
      </w:r>
      <w:r w:rsidRPr="000F56E3">
        <w:t>ZNS</w:t>
      </w:r>
      <w:r w:rsidRPr="000F56E3">
        <w:t>在驱动器上对数据管理的显式控制，引入了一个集成于操作系统内存交换逻辑的高效主机端垃圾回收器（</w:t>
      </w:r>
      <w:r w:rsidRPr="000F56E3">
        <w:t>GC</w:t>
      </w:r>
      <w:r w:rsidRPr="000F56E3">
        <w:t>）来优化内存交换。此外，</w:t>
      </w:r>
      <w:r w:rsidRPr="000F56E3">
        <w:t>ZNSwap</w:t>
      </w:r>
      <w:r w:rsidRPr="000F56E3">
        <w:t>实现了跨层优化，例如</w:t>
      </w:r>
      <w:r w:rsidRPr="000F56E3">
        <w:t>GC</w:t>
      </w:r>
      <w:r w:rsidR="003E1F98">
        <w:rPr>
          <w:rFonts w:hint="eastAsia"/>
        </w:rPr>
        <w:t>时，</w:t>
      </w:r>
      <w:r w:rsidR="00845B1A">
        <w:rPr>
          <w:rFonts w:hint="eastAsia"/>
        </w:rPr>
        <w:t>其</w:t>
      </w:r>
      <w:r w:rsidR="00807680">
        <w:rPr>
          <w:rFonts w:hint="eastAsia"/>
        </w:rPr>
        <w:t>能</w:t>
      </w:r>
      <w:r w:rsidRPr="000F56E3">
        <w:t>直接访问</w:t>
      </w:r>
      <w:r w:rsidRPr="000F56E3">
        <w:t>Linux</w:t>
      </w:r>
      <w:r w:rsidRPr="000F56E3">
        <w:t>内核中的交换</w:t>
      </w:r>
      <w:r w:rsidR="007352CD">
        <w:rPr>
          <w:rFonts w:hint="eastAsia"/>
        </w:rPr>
        <w:t>分区</w:t>
      </w:r>
      <w:r w:rsidR="00AA0744">
        <w:rPr>
          <w:rFonts w:hint="eastAsia"/>
        </w:rPr>
        <w:t>的</w:t>
      </w:r>
      <w:r w:rsidRPr="000F56E3">
        <w:t>使用统计信息，以实现细粒度的交换存储管理，并在操作系统资源隔离机制中正确计算</w:t>
      </w:r>
      <w:r w:rsidRPr="000F56E3">
        <w:t>GC</w:t>
      </w:r>
      <w:r w:rsidRPr="000F56E3">
        <w:t>带宽使用情况，以提高多租户环境中的性能隔离。</w:t>
      </w:r>
    </w:p>
    <w:p w14:paraId="1BB480EF" w14:textId="77777777" w:rsidR="002D285E" w:rsidRPr="000F56E3" w:rsidRDefault="002D285E" w:rsidP="00D52E28">
      <w:r w:rsidRPr="000F56E3">
        <w:t>具体地，</w:t>
      </w:r>
      <w:r w:rsidRPr="000F56E3">
        <w:t xml:space="preserve">ZNSwap </w:t>
      </w:r>
      <w:r w:rsidRPr="000F56E3">
        <w:t>的核心设计思路是利用</w:t>
      </w:r>
      <w:r w:rsidRPr="000F56E3">
        <w:t xml:space="preserve"> ZNS SSD</w:t>
      </w:r>
      <w:r w:rsidRPr="000F56E3">
        <w:t>的特性，将每个区域（</w:t>
      </w:r>
      <w:r w:rsidRPr="000F56E3">
        <w:t>zone</w:t>
      </w:r>
      <w:r w:rsidRPr="000F56E3">
        <w:t>）配置为一个交换分区（</w:t>
      </w:r>
      <w:r w:rsidRPr="000F56E3">
        <w:t>swap partition</w:t>
      </w:r>
      <w:r w:rsidRPr="000F56E3">
        <w:t>）。传统的交换设备通常是基于块设备的，而</w:t>
      </w:r>
      <w:r w:rsidRPr="000F56E3">
        <w:t xml:space="preserve"> ZNS SSD </w:t>
      </w:r>
      <w:r w:rsidRPr="000F56E3">
        <w:t>则是基于区域的。因此，利用</w:t>
      </w:r>
      <w:r w:rsidRPr="000F56E3">
        <w:t xml:space="preserve"> ZNS SSD </w:t>
      </w:r>
      <w:r w:rsidRPr="000F56E3">
        <w:t>作为交换设备需要重新设计交换系统以适应</w:t>
      </w:r>
      <w:r w:rsidRPr="000F56E3">
        <w:t xml:space="preserve"> ZNS SSD </w:t>
      </w:r>
      <w:r w:rsidRPr="000F56E3">
        <w:t>的特性。于是，</w:t>
      </w:r>
      <w:r w:rsidRPr="000F56E3">
        <w:t xml:space="preserve">ZNSwap </w:t>
      </w:r>
      <w:r w:rsidRPr="000F56E3">
        <w:t>引入主机端的垃圾回收器（</w:t>
      </w:r>
      <w:r w:rsidRPr="000F56E3">
        <w:t>Garbage Collector, GC</w:t>
      </w:r>
      <w:r w:rsidRPr="000F56E3">
        <w:t>）集成进</w:t>
      </w:r>
      <w:r w:rsidRPr="000F56E3">
        <w:t>Linux Swap</w:t>
      </w:r>
      <w:r w:rsidRPr="000F56E3">
        <w:t>的交换逻辑中，从而提高了在主机端对数据管理的控制，实现了一个高效的交换分区设备，适用于大规模的内存扩展。</w:t>
      </w:r>
    </w:p>
    <w:p w14:paraId="76C318FA" w14:textId="77777777" w:rsidR="002D285E" w:rsidRPr="000F56E3" w:rsidRDefault="002D285E" w:rsidP="00D52E28">
      <w:r w:rsidRPr="000F56E3">
        <w:t>通过使用标准的</w:t>
      </w:r>
      <w:r w:rsidRPr="000F56E3">
        <w:t>Linux</w:t>
      </w:r>
      <w:r w:rsidRPr="000F56E3">
        <w:t>交换基准测试和两个生产级键值存储系统的评估，</w:t>
      </w:r>
      <w:r w:rsidRPr="000F56E3">
        <w:t>ZNSwap</w:t>
      </w:r>
      <w:r w:rsidRPr="000F56E3">
        <w:t>展示了与传统</w:t>
      </w:r>
      <w:r w:rsidRPr="000F56E3">
        <w:t>SSD</w:t>
      </w:r>
      <w:r w:rsidRPr="000F56E3">
        <w:t>上的</w:t>
      </w:r>
      <w:r w:rsidRPr="000F56E3">
        <w:t>Linux</w:t>
      </w:r>
      <w:r w:rsidRPr="000F56E3">
        <w:t>交换相比的显著性能优势，例如在不同内存访问模式下具有稳定的吞吐量，并在实际使用场景下，</w:t>
      </w:r>
      <w:r w:rsidRPr="000F56E3">
        <w:t>99th</w:t>
      </w:r>
      <w:r w:rsidRPr="000F56E3">
        <w:t>百分位延迟降低了</w:t>
      </w:r>
      <w:r w:rsidRPr="000F56E3">
        <w:t>10</w:t>
      </w:r>
      <w:r w:rsidRPr="000F56E3">
        <w:t>倍，吞吐量提高了</w:t>
      </w:r>
      <w:r w:rsidRPr="000F56E3">
        <w:t>5</w:t>
      </w:r>
      <w:r w:rsidRPr="000F56E3">
        <w:t>倍。</w:t>
      </w:r>
    </w:p>
    <w:p w14:paraId="6E5E9D33" w14:textId="57D3AE46" w:rsidR="000F2FD8" w:rsidRPr="000F56E3" w:rsidRDefault="00327DA5" w:rsidP="00D52E28">
      <w:pPr>
        <w:pStyle w:val="2"/>
        <w:spacing w:before="120" w:after="120"/>
      </w:pPr>
      <w:bookmarkStart w:id="34" w:name="_Toc451934684"/>
      <w:bookmarkStart w:id="35" w:name="_Toc452327439"/>
      <w:bookmarkStart w:id="36" w:name="_Toc452327273"/>
      <w:bookmarkStart w:id="37" w:name="_Toc451934039"/>
      <w:bookmarkStart w:id="38" w:name="_Toc167152985"/>
      <w:r w:rsidRPr="000F56E3">
        <w:t>论文的主要内容与结构</w:t>
      </w:r>
      <w:bookmarkEnd w:id="34"/>
      <w:bookmarkEnd w:id="35"/>
      <w:bookmarkEnd w:id="36"/>
      <w:bookmarkEnd w:id="37"/>
      <w:bookmarkEnd w:id="38"/>
    </w:p>
    <w:p w14:paraId="3EC1A650" w14:textId="77777777" w:rsidR="000F2FD8" w:rsidRPr="000F56E3" w:rsidRDefault="00327DA5" w:rsidP="00D52E28">
      <w:pPr>
        <w:pStyle w:val="3"/>
      </w:pPr>
      <w:r w:rsidRPr="000F56E3">
        <w:t>论文的主要内容</w:t>
      </w:r>
    </w:p>
    <w:p w14:paraId="5E5C29F4" w14:textId="6BD305C6" w:rsidR="00917677" w:rsidRPr="000F56E3" w:rsidRDefault="00620C5F" w:rsidP="004144C4">
      <w:pPr>
        <w:pStyle w:val="a0"/>
        <w:numPr>
          <w:ilvl w:val="0"/>
          <w:numId w:val="6"/>
        </w:numPr>
      </w:pPr>
      <w:r w:rsidRPr="000F56E3">
        <w:t>ZNS SSD</w:t>
      </w:r>
      <w:r w:rsidR="002D51F5" w:rsidRPr="000F56E3">
        <w:t>所需的软硬件</w:t>
      </w:r>
      <w:r w:rsidRPr="000F56E3">
        <w:t>环境</w:t>
      </w:r>
    </w:p>
    <w:p w14:paraId="0AC335BE" w14:textId="64D24D5F" w:rsidR="00453295" w:rsidRPr="000F56E3" w:rsidRDefault="00453295" w:rsidP="00947734">
      <w:pPr>
        <w:pStyle w:val="a0"/>
        <w:numPr>
          <w:ilvl w:val="0"/>
          <w:numId w:val="6"/>
        </w:numPr>
      </w:pPr>
      <w:r w:rsidRPr="000F56E3">
        <w:t>RocksDB</w:t>
      </w:r>
      <w:r w:rsidR="005D4337" w:rsidRPr="000F56E3">
        <w:t>及其对</w:t>
      </w:r>
      <w:r w:rsidR="005D4337" w:rsidRPr="000F56E3">
        <w:t>ZNS</w:t>
      </w:r>
      <w:r w:rsidR="005D4337" w:rsidRPr="000F56E3">
        <w:t>的兼容</w:t>
      </w:r>
      <w:r w:rsidR="00786AA7" w:rsidRPr="000F56E3">
        <w:t>工作的</w:t>
      </w:r>
      <w:r w:rsidR="00614503" w:rsidRPr="000F56E3">
        <w:t>分析</w:t>
      </w:r>
    </w:p>
    <w:p w14:paraId="5DC2F974" w14:textId="2DD2CB04" w:rsidR="0020361E" w:rsidRPr="000F56E3" w:rsidRDefault="0020361E">
      <w:pPr>
        <w:pStyle w:val="a0"/>
        <w:numPr>
          <w:ilvl w:val="0"/>
          <w:numId w:val="6"/>
        </w:numPr>
      </w:pPr>
      <w:r w:rsidRPr="000F56E3">
        <w:t>ZAFS</w:t>
      </w:r>
      <w:r w:rsidRPr="000F56E3">
        <w:t>的设计与实现</w:t>
      </w:r>
    </w:p>
    <w:p w14:paraId="79AB3C9A" w14:textId="7B2881C2" w:rsidR="00351F54" w:rsidRPr="000F56E3" w:rsidRDefault="00A84D8D">
      <w:pPr>
        <w:pStyle w:val="a0"/>
        <w:numPr>
          <w:ilvl w:val="0"/>
          <w:numId w:val="6"/>
        </w:numPr>
      </w:pPr>
      <w:r w:rsidRPr="000F56E3">
        <w:t>ZNS</w:t>
      </w:r>
      <w:r w:rsidRPr="000F56E3">
        <w:t>基本</w:t>
      </w:r>
      <w:r w:rsidR="00551471" w:rsidRPr="000F56E3">
        <w:t>测试</w:t>
      </w:r>
      <w:r w:rsidRPr="000F56E3">
        <w:t>与</w:t>
      </w:r>
      <w:r w:rsidRPr="000F56E3">
        <w:t>ZAFS</w:t>
      </w:r>
      <w:r w:rsidR="006074D9" w:rsidRPr="000F56E3">
        <w:t>性能</w:t>
      </w:r>
      <w:r w:rsidRPr="000F56E3">
        <w:t>验证</w:t>
      </w:r>
    </w:p>
    <w:p w14:paraId="0DE0435D" w14:textId="4428BA57" w:rsidR="000F2FD8" w:rsidRPr="000F56E3" w:rsidRDefault="00327DA5" w:rsidP="00D52E28">
      <w:pPr>
        <w:pStyle w:val="3"/>
      </w:pPr>
      <w:r w:rsidRPr="000F56E3">
        <w:lastRenderedPageBreak/>
        <w:t>论文结构</w:t>
      </w:r>
    </w:p>
    <w:p w14:paraId="6F84F10B" w14:textId="77777777" w:rsidR="000F2FD8" w:rsidRPr="00D52E28" w:rsidRDefault="00327DA5" w:rsidP="00D52E28">
      <w:r w:rsidRPr="00D52E28">
        <w:t>本文的主要内容如下：</w:t>
      </w:r>
    </w:p>
    <w:p w14:paraId="5A201DEB" w14:textId="0073BFFE" w:rsidR="000F2FD8" w:rsidRPr="00D52E28" w:rsidRDefault="00327DA5" w:rsidP="00D52E28">
      <w:r w:rsidRPr="00D52E28">
        <w:t>第一章</w:t>
      </w:r>
      <w:r w:rsidR="00902D34" w:rsidRPr="00D52E28">
        <w:t>介绍了选择研究</w:t>
      </w:r>
      <w:r w:rsidR="00902D34" w:rsidRPr="00D52E28">
        <w:t>ZNS SSD</w:t>
      </w:r>
      <w:r w:rsidR="00902D34" w:rsidRPr="00D52E28">
        <w:t>的背景和意义，分析了国内外在该领域的研究进展，概述了本论文的研究内容和采用的技术路径。</w:t>
      </w:r>
    </w:p>
    <w:p w14:paraId="1D28A201" w14:textId="1A0246C5" w:rsidR="00D140E9" w:rsidRPr="00D52E28" w:rsidRDefault="00327DA5" w:rsidP="00D52E28">
      <w:r w:rsidRPr="00D52E28">
        <w:t>第二章</w:t>
      </w:r>
      <w:r w:rsidR="003B38FC" w:rsidRPr="00D52E28">
        <w:t>介绍相关技术基础，</w:t>
      </w:r>
      <w:r w:rsidR="00D93DF7" w:rsidRPr="00D52E28">
        <w:t>讨论了</w:t>
      </w:r>
      <w:r w:rsidR="00921719" w:rsidRPr="00D52E28">
        <w:t>几种</w:t>
      </w:r>
      <w:r w:rsidR="00AB2B9A" w:rsidRPr="00D52E28">
        <w:t>新型</w:t>
      </w:r>
      <w:r w:rsidR="00D93DF7" w:rsidRPr="00D52E28">
        <w:t>SSD</w:t>
      </w:r>
      <w:r w:rsidR="00921719" w:rsidRPr="00D52E28">
        <w:t>和</w:t>
      </w:r>
      <w:r w:rsidR="00921719" w:rsidRPr="00D52E28">
        <w:t>ZNS SSD</w:t>
      </w:r>
      <w:r w:rsidR="00921719" w:rsidRPr="00D52E28">
        <w:t>的联系</w:t>
      </w:r>
      <w:r w:rsidR="00304CB6" w:rsidRPr="00D52E28">
        <w:t>，随后阐述了键值存储和</w:t>
      </w:r>
      <w:r w:rsidR="00D93DF7" w:rsidRPr="00D52E28">
        <w:t>基于树的</w:t>
      </w:r>
      <w:r w:rsidR="00D93DF7" w:rsidRPr="00D52E28">
        <w:t>LSM-Tree</w:t>
      </w:r>
      <w:r w:rsidR="00D93DF7" w:rsidRPr="00D52E28">
        <w:t>模型</w:t>
      </w:r>
      <w:r w:rsidR="00304CB6" w:rsidRPr="00D52E28">
        <w:t>的设计理念</w:t>
      </w:r>
      <w:r w:rsidR="00D93DF7" w:rsidRPr="00D52E28">
        <w:t>，以及</w:t>
      </w:r>
      <w:r w:rsidR="00CC2EB9" w:rsidRPr="00D52E28">
        <w:t>传统</w:t>
      </w:r>
      <w:r w:rsidR="00D93DF7" w:rsidRPr="00D52E28">
        <w:t>Linux I/O</w:t>
      </w:r>
      <w:r w:rsidR="00D93DF7" w:rsidRPr="00D52E28">
        <w:t>栈</w:t>
      </w:r>
      <w:r w:rsidR="00014877" w:rsidRPr="00D52E28">
        <w:t>中存在的问题</w:t>
      </w:r>
      <w:r w:rsidR="00D93DF7" w:rsidRPr="00D52E28">
        <w:t>。</w:t>
      </w:r>
    </w:p>
    <w:p w14:paraId="1A60C6ED" w14:textId="0A95C43F" w:rsidR="00534CE0" w:rsidRPr="00D52E28" w:rsidRDefault="00534CE0" w:rsidP="00D52E28">
      <w:r w:rsidRPr="00D52E28">
        <w:t>第三</w:t>
      </w:r>
      <w:r w:rsidR="000A4899" w:rsidRPr="00D52E28">
        <w:t>章</w:t>
      </w:r>
      <w:r w:rsidR="001B076A" w:rsidRPr="00D52E28">
        <w:t>详细介绍了</w:t>
      </w:r>
      <w:r w:rsidR="001B076A" w:rsidRPr="00D52E28">
        <w:t>ZNS</w:t>
      </w:r>
      <w:r w:rsidR="001B076A" w:rsidRPr="00D52E28">
        <w:t>所需的软硬件环境依赖</w:t>
      </w:r>
      <w:r w:rsidR="008325E3" w:rsidRPr="00D52E28">
        <w:t>；随后剖析了</w:t>
      </w:r>
      <w:r w:rsidR="008325E3" w:rsidRPr="00D52E28">
        <w:t>RocksDB</w:t>
      </w:r>
      <w:r w:rsidR="008325E3" w:rsidRPr="00D52E28">
        <w:t>的设计与实现，以及</w:t>
      </w:r>
      <w:r w:rsidR="008325E3" w:rsidRPr="00D52E28">
        <w:t>RocksDB</w:t>
      </w:r>
      <w:r w:rsidR="008325E3" w:rsidRPr="00D52E28">
        <w:t>对</w:t>
      </w:r>
      <w:r w:rsidR="008325E3" w:rsidRPr="00D52E28">
        <w:t>ZNS</w:t>
      </w:r>
      <w:r w:rsidR="008325E3" w:rsidRPr="00D52E28">
        <w:t>的适配进展，发现了现有设计存在的问题</w:t>
      </w:r>
      <w:r w:rsidR="00111952" w:rsidRPr="00D52E28">
        <w:t>；</w:t>
      </w:r>
      <w:r w:rsidR="0028623B" w:rsidRPr="00D52E28">
        <w:t>最后提出了</w:t>
      </w:r>
      <w:r w:rsidR="007A0E77" w:rsidRPr="00D52E28">
        <w:t>写前日志的优化方案</w:t>
      </w:r>
      <w:r w:rsidR="0028623B" w:rsidRPr="00D52E28">
        <w:t>，</w:t>
      </w:r>
      <w:r w:rsidR="007A0E77" w:rsidRPr="00D52E28">
        <w:t>并</w:t>
      </w:r>
      <w:r w:rsidR="0028623B" w:rsidRPr="00D52E28">
        <w:t>描述了</w:t>
      </w:r>
      <w:r w:rsidR="00111952" w:rsidRPr="00D52E28">
        <w:t>ZAFS</w:t>
      </w:r>
      <w:r w:rsidR="00111952" w:rsidRPr="00D52E28">
        <w:t>的设计与实现</w:t>
      </w:r>
      <w:r w:rsidR="00944A8B" w:rsidRPr="00D52E28">
        <w:t>。</w:t>
      </w:r>
    </w:p>
    <w:p w14:paraId="79DE6119" w14:textId="575EFCC6" w:rsidR="00534CE0" w:rsidRPr="00D52E28" w:rsidRDefault="00534CE0" w:rsidP="00D52E28">
      <w:r w:rsidRPr="00D52E28">
        <w:t>第四章</w:t>
      </w:r>
      <w:r w:rsidR="00C237F6" w:rsidRPr="00D52E28">
        <w:t>对</w:t>
      </w:r>
      <w:r w:rsidR="00C237F6" w:rsidRPr="00D52E28">
        <w:t>ZNS SSD</w:t>
      </w:r>
      <w:r w:rsidR="00C237F6" w:rsidRPr="00D52E28">
        <w:t>进行了基准测试，并</w:t>
      </w:r>
      <w:r w:rsidR="00455438" w:rsidRPr="00D52E28">
        <w:t>通过对</w:t>
      </w:r>
      <w:r w:rsidR="00455438" w:rsidRPr="00D52E28">
        <w:t>ZAFS</w:t>
      </w:r>
      <w:r w:rsidR="00455438" w:rsidRPr="00D52E28">
        <w:t>的评估</w:t>
      </w:r>
      <w:r w:rsidR="00C237F6" w:rsidRPr="00D52E28">
        <w:t>验证了第三章中提出的设计的有效性。</w:t>
      </w:r>
    </w:p>
    <w:p w14:paraId="19F503BF" w14:textId="536ECA2C" w:rsidR="000F2FD8" w:rsidRPr="00D52E28" w:rsidRDefault="00327DA5" w:rsidP="00D52E28">
      <w:r w:rsidRPr="00D52E28">
        <w:t>第</w:t>
      </w:r>
      <w:r w:rsidR="00534CE0" w:rsidRPr="00D52E28">
        <w:t>五</w:t>
      </w:r>
      <w:r w:rsidRPr="00D52E28">
        <w:t>章总结了</w:t>
      </w:r>
      <w:r w:rsidR="00256AEE" w:rsidRPr="00D52E28">
        <w:t>上述工作并</w:t>
      </w:r>
      <w:r w:rsidR="00126304" w:rsidRPr="00D52E28">
        <w:t>展望</w:t>
      </w:r>
      <w:r w:rsidRPr="00D52E28">
        <w:t>了</w:t>
      </w:r>
      <w:r w:rsidR="00256AEE" w:rsidRPr="00D52E28">
        <w:t>基于</w:t>
      </w:r>
      <w:r w:rsidR="00256AEE" w:rsidRPr="00D52E28">
        <w:t>ZNS</w:t>
      </w:r>
      <w:r w:rsidRPr="00D52E28">
        <w:t>的</w:t>
      </w:r>
      <w:r w:rsidR="00256AEE" w:rsidRPr="00D52E28">
        <w:t>存储系统</w:t>
      </w:r>
      <w:r w:rsidR="003F39DD" w:rsidRPr="00D52E28">
        <w:t>的</w:t>
      </w:r>
      <w:r w:rsidRPr="00D52E28">
        <w:t>前景。</w:t>
      </w:r>
    </w:p>
    <w:p w14:paraId="679D6D28" w14:textId="77777777" w:rsidR="000F2FD8" w:rsidRPr="000F56E3" w:rsidRDefault="000F2FD8" w:rsidP="00D52E28"/>
    <w:p w14:paraId="1D718F45" w14:textId="77777777" w:rsidR="000F2FD8" w:rsidRPr="000F56E3" w:rsidRDefault="000F2FD8" w:rsidP="00D52E28">
      <w:pPr>
        <w:sectPr w:rsidR="000F2FD8" w:rsidRPr="000F56E3">
          <w:type w:val="continuous"/>
          <w:pgSz w:w="11906" w:h="16838"/>
          <w:pgMar w:top="1843" w:right="1797" w:bottom="1531" w:left="1797" w:header="1134" w:footer="1221" w:gutter="0"/>
          <w:pgNumType w:start="1"/>
          <w:cols w:space="720"/>
          <w:docGrid w:linePitch="312"/>
        </w:sectPr>
      </w:pPr>
    </w:p>
    <w:p w14:paraId="28920796" w14:textId="71941C93" w:rsidR="000F2FD8" w:rsidRPr="000F56E3" w:rsidRDefault="0090421B" w:rsidP="00D52E28">
      <w:pPr>
        <w:pStyle w:val="1"/>
      </w:pPr>
      <w:bookmarkStart w:id="39" w:name="_Toc167152986"/>
      <w:r w:rsidRPr="000F56E3">
        <w:lastRenderedPageBreak/>
        <w:t>相关技术基础</w:t>
      </w:r>
      <w:bookmarkEnd w:id="39"/>
    </w:p>
    <w:p w14:paraId="60746A74" w14:textId="5DBD0A91" w:rsidR="00DC47F3" w:rsidRPr="00D52E28" w:rsidRDefault="00E930B6" w:rsidP="00D52E28">
      <w:r w:rsidRPr="00D52E28">
        <w:t>在本章节中，我们首先介绍几种</w:t>
      </w:r>
      <w:r w:rsidR="007F5B00">
        <w:rPr>
          <w:rFonts w:hint="eastAsia"/>
        </w:rPr>
        <w:t>稍早</w:t>
      </w:r>
      <w:r w:rsidR="00AC27E0">
        <w:rPr>
          <w:rFonts w:hint="eastAsia"/>
        </w:rPr>
        <w:t>于</w:t>
      </w:r>
      <w:r w:rsidR="007F5B00">
        <w:rPr>
          <w:rFonts w:hint="eastAsia"/>
        </w:rPr>
        <w:t>Z</w:t>
      </w:r>
      <w:r w:rsidR="007F5B00">
        <w:t>NS SSD</w:t>
      </w:r>
      <w:r w:rsidR="007F5B00">
        <w:rPr>
          <w:rFonts w:hint="eastAsia"/>
        </w:rPr>
        <w:t>的</w:t>
      </w:r>
      <w:r w:rsidRPr="00D52E28">
        <w:t>新型</w:t>
      </w:r>
      <w:r w:rsidRPr="00D52E28">
        <w:t>SSD</w:t>
      </w:r>
      <w:r w:rsidRPr="00D52E28">
        <w:t>技术</w:t>
      </w:r>
      <w:r w:rsidR="006B5AF9" w:rsidRPr="00D52E28">
        <w:t>；</w:t>
      </w:r>
      <w:r w:rsidRPr="00D52E28">
        <w:t>随后我们</w:t>
      </w:r>
      <w:r w:rsidR="00FF5B0D">
        <w:rPr>
          <w:rFonts w:hint="eastAsia"/>
        </w:rPr>
        <w:t>介绍</w:t>
      </w:r>
      <w:r w:rsidR="00C72251" w:rsidRPr="00D52E28">
        <w:t>ZNS SSD</w:t>
      </w:r>
      <w:r w:rsidR="00C72251" w:rsidRPr="00D52E28">
        <w:t>目前</w:t>
      </w:r>
      <w:r w:rsidR="00D771D3" w:rsidRPr="00D52E28">
        <w:t>相对</w:t>
      </w:r>
      <w:r w:rsidR="00C72251" w:rsidRPr="00D52E28">
        <w:t>成熟的应用</w:t>
      </w:r>
      <w:r w:rsidR="009073B4" w:rsidRPr="00D52E28">
        <w:t>领域</w:t>
      </w:r>
      <w:r w:rsidR="00C72251" w:rsidRPr="00D52E28">
        <w:t>——</w:t>
      </w:r>
      <w:r w:rsidRPr="00D52E28">
        <w:t>键值存储与</w:t>
      </w:r>
      <w:r w:rsidRPr="00D52E28">
        <w:t>LSM-Tree</w:t>
      </w:r>
      <w:r w:rsidRPr="00D52E28">
        <w:t>模型，最后我们将自顶向下地介绍本文将涉及到的</w:t>
      </w:r>
      <w:r w:rsidRPr="00D52E28">
        <w:t>Linux I/O</w:t>
      </w:r>
      <w:r w:rsidRPr="00D52E28">
        <w:t>栈中的关键概念和技术，并讨论传统</w:t>
      </w:r>
      <w:r w:rsidRPr="00D52E28">
        <w:t>I/O</w:t>
      </w:r>
      <w:r w:rsidRPr="00D52E28">
        <w:t>栈存在的问题</w:t>
      </w:r>
      <w:r w:rsidR="00DC47F3" w:rsidRPr="00D52E28">
        <w:t>。</w:t>
      </w:r>
    </w:p>
    <w:p w14:paraId="17484484" w14:textId="5FB46565" w:rsidR="005D57AE" w:rsidRPr="000F56E3" w:rsidRDefault="005D57AE" w:rsidP="00D52E28">
      <w:pPr>
        <w:pStyle w:val="2"/>
        <w:spacing w:before="120" w:after="120"/>
      </w:pPr>
      <w:bookmarkStart w:id="40" w:name="_Toc166421400"/>
      <w:bookmarkStart w:id="41" w:name="_Toc167152987"/>
      <w:r w:rsidRPr="000F56E3">
        <w:t>几种新兴</w:t>
      </w:r>
      <w:r w:rsidRPr="000F56E3">
        <w:t>SSD</w:t>
      </w:r>
      <w:r w:rsidRPr="000F56E3">
        <w:t>技术</w:t>
      </w:r>
      <w:bookmarkEnd w:id="40"/>
      <w:bookmarkEnd w:id="41"/>
    </w:p>
    <w:p w14:paraId="27F832C8" w14:textId="77777777" w:rsidR="00AF4A08" w:rsidRPr="000F56E3" w:rsidRDefault="00AF4A08" w:rsidP="00D52E28">
      <w:pPr>
        <w:pStyle w:val="3"/>
      </w:pPr>
      <w:r w:rsidRPr="000F56E3">
        <w:t>Multi-Stream SSD</w:t>
      </w:r>
    </w:p>
    <w:p w14:paraId="164E933B" w14:textId="2C527670" w:rsidR="00AB7A0A" w:rsidRPr="000F56E3" w:rsidRDefault="00AB7A0A" w:rsidP="00D52E28">
      <w:r w:rsidRPr="000F56E3">
        <w:t>Multi-Stream SSD</w:t>
      </w:r>
      <w:r w:rsidR="009317BD" w:rsidRPr="009317BD">
        <w:rPr>
          <w:vertAlign w:val="superscript"/>
        </w:rPr>
        <w:fldChar w:fldCharType="begin"/>
      </w:r>
      <w:r w:rsidR="009317BD" w:rsidRPr="009317BD">
        <w:rPr>
          <w:vertAlign w:val="superscript"/>
        </w:rPr>
        <w:instrText xml:space="preserve"> REF _Ref160380248 \r \h  \* MERGEFORMAT </w:instrText>
      </w:r>
      <w:r w:rsidR="009317BD" w:rsidRPr="009317BD">
        <w:rPr>
          <w:vertAlign w:val="superscript"/>
        </w:rPr>
      </w:r>
      <w:r w:rsidR="009317BD" w:rsidRPr="009317BD">
        <w:rPr>
          <w:vertAlign w:val="superscript"/>
        </w:rPr>
        <w:fldChar w:fldCharType="separate"/>
      </w:r>
      <w:r w:rsidR="009317BD" w:rsidRPr="009317BD">
        <w:rPr>
          <w:vertAlign w:val="superscript"/>
        </w:rPr>
        <w:t>[9]</w:t>
      </w:r>
      <w:r w:rsidR="009317BD" w:rsidRPr="009317BD">
        <w:fldChar w:fldCharType="end"/>
      </w:r>
      <w:r w:rsidRPr="000F56E3">
        <w:t>技术是一种旨在提升</w:t>
      </w:r>
      <w:r w:rsidRPr="000F56E3">
        <w:t>SSD</w:t>
      </w:r>
      <w:r w:rsidRPr="000F56E3">
        <w:t>性能的创新方案。通过引入对写入通道（即数据流）的精细控制，允许操作系统根据数据的特性和预期寿命主动将数据分散存储在</w:t>
      </w:r>
      <w:r w:rsidRPr="000F56E3">
        <w:t>SSD</w:t>
      </w:r>
      <w:r w:rsidRPr="000F56E3">
        <w:t>的</w:t>
      </w:r>
      <w:r w:rsidR="00AF7EAB" w:rsidRPr="000F56E3">
        <w:t>指定</w:t>
      </w:r>
      <w:r w:rsidRPr="000F56E3">
        <w:t>区域。这种方法使得每个数据流能够独立管理，减少了不同数据类型之间的相互干扰，从而显著降低了写放大效应，并提升了</w:t>
      </w:r>
      <w:r w:rsidRPr="000F56E3">
        <w:t>SSD</w:t>
      </w:r>
      <w:r w:rsidRPr="000F56E3">
        <w:t>的耐久性和整体性能。</w:t>
      </w:r>
    </w:p>
    <w:p w14:paraId="3D7EB588" w14:textId="5D7B66F1" w:rsidR="00AF4A08" w:rsidRPr="000F56E3" w:rsidRDefault="00AF4A08" w:rsidP="00D52E28">
      <w:r w:rsidRPr="000F56E3">
        <w:t>Multi-Stream SSD</w:t>
      </w:r>
      <w:r w:rsidRPr="000F56E3">
        <w:t>技术特别适用于高写入负载和数据生命周期</w:t>
      </w:r>
      <w:r w:rsidR="00072A14" w:rsidRPr="000F56E3">
        <w:t>特征明显</w:t>
      </w:r>
      <w:r w:rsidRPr="000F56E3">
        <w:t>的应用场景。通过将这些数据分配到不同的数据流，</w:t>
      </w:r>
      <w:r w:rsidRPr="000F56E3">
        <w:t>Multi-Stream SSD</w:t>
      </w:r>
      <w:r w:rsidRPr="000F56E3">
        <w:t>可以减少不必要的数据迁移，提高整体性能。</w:t>
      </w:r>
    </w:p>
    <w:p w14:paraId="4106EE02" w14:textId="0CB48CE2" w:rsidR="00AF4A08" w:rsidRPr="000F56E3" w:rsidRDefault="00AF4A08" w:rsidP="00D52E28">
      <w:r w:rsidRPr="000F56E3">
        <w:t>尽管</w:t>
      </w:r>
      <w:r w:rsidRPr="000F56E3">
        <w:t>Multi-Stream SSD</w:t>
      </w:r>
      <w:r w:rsidRPr="000F56E3">
        <w:t>提供了诸多优势，但它需要操作系统和</w:t>
      </w:r>
      <w:r w:rsidRPr="000F56E3">
        <w:t>SSD</w:t>
      </w:r>
      <w:r w:rsidRPr="000F56E3">
        <w:t>固件的支持</w:t>
      </w:r>
      <w:r w:rsidR="00CF7C06">
        <w:rPr>
          <w:rFonts w:hint="eastAsia"/>
        </w:rPr>
        <w:t>才能</w:t>
      </w:r>
      <w:r w:rsidRPr="000F56E3">
        <w:t>充分利用其特性</w:t>
      </w:r>
      <w:r w:rsidR="009B49AD" w:rsidRPr="000F56E3">
        <w:t>，</w:t>
      </w:r>
      <w:r w:rsidR="00783A3E">
        <w:rPr>
          <w:rFonts w:hint="eastAsia"/>
        </w:rPr>
        <w:t>因此，</w:t>
      </w:r>
      <w:r w:rsidRPr="000F56E3">
        <w:t>使用该技术也为操作系统和应用开发者带来了额外的工作</w:t>
      </w:r>
      <w:r w:rsidR="00CC5861" w:rsidRPr="000F56E3">
        <w:t>负担。</w:t>
      </w:r>
    </w:p>
    <w:p w14:paraId="41E5A721" w14:textId="77777777" w:rsidR="00AF4A08" w:rsidRPr="000F56E3" w:rsidRDefault="00AF4A08" w:rsidP="00D52E28">
      <w:pPr>
        <w:pStyle w:val="3"/>
        <w:rPr>
          <w:rStyle w:val="md-plain"/>
        </w:rPr>
      </w:pPr>
      <w:r w:rsidRPr="000F56E3">
        <w:rPr>
          <w:rStyle w:val="md-plain"/>
        </w:rPr>
        <w:t>Open-Channel SSD (OC SSD)</w:t>
      </w:r>
    </w:p>
    <w:p w14:paraId="2249861D" w14:textId="3DEDA910" w:rsidR="00AF4A08" w:rsidRPr="000F56E3" w:rsidRDefault="00AF4A08" w:rsidP="00D52E28">
      <w:r w:rsidRPr="000F56E3">
        <w:t>开放通道固态硬盘（</w:t>
      </w:r>
      <w:r w:rsidRPr="000F56E3">
        <w:t>Open-Channel SSD</w:t>
      </w:r>
      <w:r w:rsidR="00213217" w:rsidRPr="00213217">
        <w:rPr>
          <w:vertAlign w:val="superscript"/>
        </w:rPr>
        <w:fldChar w:fldCharType="begin"/>
      </w:r>
      <w:r w:rsidR="00213217" w:rsidRPr="00213217">
        <w:rPr>
          <w:vertAlign w:val="superscript"/>
        </w:rPr>
        <w:instrText xml:space="preserve"> REF _Ref160380248 \r \h  \* MERGEFORMAT </w:instrText>
      </w:r>
      <w:r w:rsidR="00213217" w:rsidRPr="00213217">
        <w:rPr>
          <w:vertAlign w:val="superscript"/>
        </w:rPr>
      </w:r>
      <w:r w:rsidR="00213217" w:rsidRPr="00213217">
        <w:rPr>
          <w:vertAlign w:val="superscript"/>
        </w:rPr>
        <w:fldChar w:fldCharType="separate"/>
      </w:r>
      <w:r w:rsidR="00213217" w:rsidRPr="00213217">
        <w:rPr>
          <w:vertAlign w:val="superscript"/>
        </w:rPr>
        <w:t>[10]</w:t>
      </w:r>
      <w:r w:rsidR="00213217" w:rsidRPr="00213217">
        <w:fldChar w:fldCharType="end"/>
      </w:r>
      <w:r w:rsidRPr="000F56E3">
        <w:t>）是一种新型的存储设备，它在传统固态硬盘的基础上进行了</w:t>
      </w:r>
      <w:r w:rsidR="009B58CE" w:rsidRPr="000F56E3">
        <w:t>较大</w:t>
      </w:r>
      <w:r w:rsidR="00BA3E9D" w:rsidRPr="000F56E3">
        <w:t>的</w:t>
      </w:r>
      <w:r w:rsidR="009B58CE" w:rsidRPr="000F56E3">
        <w:t>改动</w:t>
      </w:r>
      <w:r w:rsidRPr="000F56E3">
        <w:t>。与传统</w:t>
      </w:r>
      <w:r w:rsidRPr="000F56E3">
        <w:t>SSD</w:t>
      </w:r>
      <w:r w:rsidRPr="000F56E3">
        <w:t>相比，</w:t>
      </w:r>
      <w:r w:rsidRPr="000F56E3">
        <w:t>OC SSD</w:t>
      </w:r>
      <w:r w:rsidRPr="000F56E3">
        <w:t>的最显著特点是取消了传统的</w:t>
      </w:r>
      <w:r w:rsidR="002A0BFF" w:rsidRPr="000F56E3">
        <w:t>闪存转换层（</w:t>
      </w:r>
      <w:r w:rsidRPr="000F56E3">
        <w:t>Flash Translation Layer</w:t>
      </w:r>
      <w:r w:rsidR="002A0BFF" w:rsidRPr="000F56E3">
        <w:t>，</w:t>
      </w:r>
      <w:r w:rsidR="002A0BFF" w:rsidRPr="000F56E3">
        <w:t>F</w:t>
      </w:r>
      <w:r w:rsidRPr="000F56E3">
        <w:t>TL</w:t>
      </w:r>
      <w:r w:rsidRPr="000F56E3">
        <w:t>）</w:t>
      </w:r>
      <w:r w:rsidR="002A0BFF" w:rsidRPr="000F56E3">
        <w:t>，</w:t>
      </w:r>
      <w:r w:rsidRPr="000F56E3">
        <w:t>将数据管理的责任转移到了主机端。这意味着操作系统可以直接管理</w:t>
      </w:r>
      <w:r w:rsidRPr="000F56E3">
        <w:t>SSD</w:t>
      </w:r>
      <w:r w:rsidRPr="000F56E3">
        <w:t>的闪存资源，从而实现更灵活、更精细的数据管理和优化。</w:t>
      </w:r>
    </w:p>
    <w:p w14:paraId="79AADA4D" w14:textId="058D7839" w:rsidR="00AF4A08" w:rsidRPr="000F56E3" w:rsidRDefault="00AF4A08" w:rsidP="00D52E28">
      <w:r w:rsidRPr="000F56E3">
        <w:t>OC SSD</w:t>
      </w:r>
      <w:r w:rsidRPr="000F56E3">
        <w:t>的主要优势在于其允许操作系统更精确地控制数据的放置和回收过程，以适应特定的工作负载。通过优化垃圾回收过程，</w:t>
      </w:r>
      <w:r w:rsidRPr="000F56E3">
        <w:t>OC SSD</w:t>
      </w:r>
      <w:r w:rsidRPr="000F56E3">
        <w:t>可以有效减少写</w:t>
      </w:r>
      <w:r w:rsidRPr="000F56E3">
        <w:lastRenderedPageBreak/>
        <w:t>入放大效应（</w:t>
      </w:r>
      <w:r w:rsidRPr="000F56E3">
        <w:t>Write Amplification</w:t>
      </w:r>
      <w:r w:rsidRPr="000F56E3">
        <w:t>），从而延长</w:t>
      </w:r>
      <w:r w:rsidRPr="000F56E3">
        <w:t>SSD</w:t>
      </w:r>
      <w:r w:rsidRPr="000F56E3">
        <w:t>的寿命。此外，</w:t>
      </w:r>
      <w:r w:rsidRPr="000F56E3">
        <w:t>OC SSD</w:t>
      </w:r>
      <w:r w:rsidRPr="000F56E3">
        <w:t>还可以实现</w:t>
      </w:r>
      <w:r w:rsidRPr="000F56E3">
        <w:t>I/O</w:t>
      </w:r>
      <w:r w:rsidRPr="000F56E3">
        <w:t>隔离，减少不同用户数据之间的相互干扰。</w:t>
      </w:r>
    </w:p>
    <w:p w14:paraId="2A85BF06" w14:textId="6C40968C" w:rsidR="00AF4A08" w:rsidRPr="000F56E3" w:rsidRDefault="00AF4A08" w:rsidP="00D52E28">
      <w:r w:rsidRPr="000F56E3">
        <w:t>然而，</w:t>
      </w:r>
      <w:r w:rsidRPr="000F56E3">
        <w:t>OC SSD</w:t>
      </w:r>
      <w:r w:rsidRPr="000F56E3">
        <w:t>也带来了新的挑战。</w:t>
      </w:r>
      <w:r w:rsidR="00DF564D" w:rsidRPr="000F56E3">
        <w:t>使用</w:t>
      </w:r>
      <w:r w:rsidR="00DF564D" w:rsidRPr="000F56E3">
        <w:t>OC SSD</w:t>
      </w:r>
      <w:r w:rsidR="00DF564D" w:rsidRPr="000F56E3">
        <w:t>需要</w:t>
      </w:r>
      <w:r w:rsidRPr="000F56E3">
        <w:t>操作系统需要承担更多的责任，包括数据管理、磨损均衡和错误恢复等。这增加了操作系统的</w:t>
      </w:r>
      <w:r w:rsidR="005B7B69" w:rsidRPr="000F56E3">
        <w:t>开销</w:t>
      </w:r>
      <w:r w:rsidR="00B754E7">
        <w:rPr>
          <w:rFonts w:hint="eastAsia"/>
        </w:rPr>
        <w:t>，</w:t>
      </w:r>
      <w:r w:rsidR="00057E94" w:rsidRPr="000F56E3">
        <w:t>并且与多流</w:t>
      </w:r>
      <w:r w:rsidR="00057E94" w:rsidRPr="000F56E3">
        <w:t>SSD</w:t>
      </w:r>
      <w:r w:rsidR="00057E94" w:rsidRPr="000F56E3">
        <w:t>类似</w:t>
      </w:r>
      <w:r w:rsidR="00E338C1">
        <w:rPr>
          <w:rFonts w:hint="eastAsia"/>
        </w:rPr>
        <w:t>地</w:t>
      </w:r>
      <w:r w:rsidR="00057E94" w:rsidRPr="000F56E3">
        <w:t>，</w:t>
      </w:r>
      <w:r w:rsidR="002D2432" w:rsidRPr="000F56E3">
        <w:t>OC SSD</w:t>
      </w:r>
      <w:r w:rsidR="002D2432" w:rsidRPr="000F56E3">
        <w:t>要求</w:t>
      </w:r>
      <w:r w:rsidRPr="000F56E3">
        <w:t>文件系统和</w:t>
      </w:r>
      <w:r w:rsidRPr="000F56E3">
        <w:t>SSD</w:t>
      </w:r>
      <w:r w:rsidRPr="000F56E3">
        <w:t>固件之间的紧密协作</w:t>
      </w:r>
      <w:r w:rsidR="00FC20E2" w:rsidRPr="000F56E3">
        <w:t>，增加了开发成本</w:t>
      </w:r>
      <w:r w:rsidR="00646AA1" w:rsidRPr="000F56E3">
        <w:t>。</w:t>
      </w:r>
    </w:p>
    <w:p w14:paraId="67FE172E" w14:textId="77777777" w:rsidR="00AF4A08" w:rsidRPr="000F56E3" w:rsidRDefault="00AF4A08" w:rsidP="00D52E28">
      <w:pPr>
        <w:pStyle w:val="3"/>
      </w:pPr>
      <w:r w:rsidRPr="000F56E3">
        <w:rPr>
          <w:rStyle w:val="md-plain"/>
        </w:rPr>
        <w:t>ZNS SSD</w:t>
      </w:r>
      <w:r w:rsidRPr="000F56E3">
        <w:rPr>
          <w:rStyle w:val="md-plain"/>
        </w:rPr>
        <w:t>与前置技术的关系</w:t>
      </w:r>
    </w:p>
    <w:p w14:paraId="19CC1CED" w14:textId="1F9E656A" w:rsidR="00AF4A08" w:rsidRPr="000F56E3" w:rsidRDefault="00AF4A08" w:rsidP="00D52E28">
      <w:r w:rsidRPr="000F56E3">
        <w:t>Zoned Namespace SSD</w:t>
      </w:r>
      <w:r w:rsidRPr="000F56E3">
        <w:t>（</w:t>
      </w:r>
      <w:r w:rsidRPr="000F56E3">
        <w:t>ZNS SSD</w:t>
      </w:r>
      <w:r w:rsidRPr="000F56E3">
        <w:t>）代表了对现有固态存储技术的进一步优化与发展。在传统的</w:t>
      </w:r>
      <w:r w:rsidRPr="000F56E3">
        <w:t>SSD</w:t>
      </w:r>
      <w:r w:rsidRPr="000F56E3">
        <w:t>技术如</w:t>
      </w:r>
      <w:r w:rsidRPr="000F56E3">
        <w:t>Open-Channel SSD</w:t>
      </w:r>
      <w:r w:rsidRPr="000F56E3">
        <w:t>和</w:t>
      </w:r>
      <w:r w:rsidRPr="000F56E3">
        <w:t>Multi-Stream SSD</w:t>
      </w:r>
      <w:r w:rsidRPr="000F56E3">
        <w:t>中，已经实现了对数据管理深层次优化，这些技术主要关注于改进数据的写入效率和减少写入放大现象。</w:t>
      </w:r>
      <w:r w:rsidR="00DA66ED">
        <w:rPr>
          <w:rFonts w:hint="eastAsia"/>
        </w:rPr>
        <w:t>例如，</w:t>
      </w:r>
      <w:r w:rsidRPr="000F56E3">
        <w:t>Open-Channel SSD</w:t>
      </w:r>
      <w:r w:rsidRPr="000F56E3">
        <w:t>通过取消传统的</w:t>
      </w:r>
      <w:r w:rsidRPr="000F56E3">
        <w:t>Flash Translation Layer</w:t>
      </w:r>
      <w:r w:rsidRPr="000F56E3">
        <w:t>（</w:t>
      </w:r>
      <w:r w:rsidRPr="000F56E3">
        <w:t>FTL</w:t>
      </w:r>
      <w:r w:rsidRPr="000F56E3">
        <w:t>）并将数据管理的责任转移到主机端，使得数据存储过程更加透明，允许操作系统执行更精细的数据放置和回收策略。而</w:t>
      </w:r>
      <w:r w:rsidRPr="000F56E3">
        <w:t>Multi-Stream SSD</w:t>
      </w:r>
      <w:r w:rsidRPr="000F56E3">
        <w:t>通过引入多数据流的概念，允许系统根据数据的特性进行分区管理，有效地降低了数据干扰和写入放大。</w:t>
      </w:r>
    </w:p>
    <w:p w14:paraId="467E6213" w14:textId="55AEB488" w:rsidR="00AF4A08" w:rsidRPr="000F56E3" w:rsidRDefault="00AF4A08" w:rsidP="00D52E28">
      <w:r w:rsidRPr="000F56E3">
        <w:t>ZNS SSD</w:t>
      </w:r>
      <w:r w:rsidRPr="000F56E3">
        <w:t>在这些技术的基础上进一步引入了基于区域的存储</w:t>
      </w:r>
      <w:r w:rsidR="00F7670F" w:rsidRPr="000F56E3">
        <w:t>模型</w:t>
      </w:r>
      <w:r w:rsidRPr="000F56E3">
        <w:t>，</w:t>
      </w:r>
      <w:r w:rsidR="007F0992" w:rsidRPr="000F56E3">
        <w:t>并且</w:t>
      </w:r>
      <w:r w:rsidR="00403A2F">
        <w:rPr>
          <w:rFonts w:hint="eastAsia"/>
        </w:rPr>
        <w:t>直接</w:t>
      </w:r>
      <w:r w:rsidR="009F18FD">
        <w:rPr>
          <w:rFonts w:hint="eastAsia"/>
        </w:rPr>
        <w:t>取消</w:t>
      </w:r>
      <w:r w:rsidR="007F0992" w:rsidRPr="000F56E3">
        <w:t>了</w:t>
      </w:r>
      <w:r w:rsidR="007F0992" w:rsidRPr="000F56E3">
        <w:t>FTL</w:t>
      </w:r>
      <w:r w:rsidR="007F0992" w:rsidRPr="000F56E3">
        <w:t>层</w:t>
      </w:r>
      <w:r w:rsidR="008A2020">
        <w:rPr>
          <w:rFonts w:hint="eastAsia"/>
        </w:rPr>
        <w:t>的设计</w:t>
      </w:r>
      <w:r w:rsidR="007F0992" w:rsidRPr="000F56E3">
        <w:t>，</w:t>
      </w:r>
      <w:r w:rsidR="00FE542B" w:rsidRPr="000F56E3">
        <w:t>放弃了随机写</w:t>
      </w:r>
      <w:r w:rsidR="00D942BE" w:rsidRPr="000F56E3">
        <w:t>的支持</w:t>
      </w:r>
      <w:r w:rsidR="00FE542B" w:rsidRPr="000F56E3">
        <w:t>，</w:t>
      </w:r>
      <w:r w:rsidR="004D5669">
        <w:rPr>
          <w:rFonts w:hint="eastAsia"/>
        </w:rPr>
        <w:t>进而</w:t>
      </w:r>
      <w:r w:rsidR="004F4255" w:rsidRPr="000F56E3">
        <w:t>消除</w:t>
      </w:r>
      <w:r w:rsidR="00002D46">
        <w:rPr>
          <w:rFonts w:hint="eastAsia"/>
        </w:rPr>
        <w:t>了</w:t>
      </w:r>
      <w:r w:rsidR="00E1375F" w:rsidRPr="000F56E3">
        <w:t>盘内</w:t>
      </w:r>
      <w:r w:rsidRPr="000F56E3">
        <w:t>写放大效应</w:t>
      </w:r>
      <w:r w:rsidR="0073588E" w:rsidRPr="000F56E3">
        <w:t>，</w:t>
      </w:r>
      <w:r w:rsidRPr="000F56E3">
        <w:t>提高了写入操作的</w:t>
      </w:r>
      <w:r w:rsidR="00795377">
        <w:rPr>
          <w:rFonts w:hint="eastAsia"/>
        </w:rPr>
        <w:t>可</w:t>
      </w:r>
      <w:r w:rsidRPr="000F56E3">
        <w:t>预测性和效率。此外，</w:t>
      </w:r>
      <w:r w:rsidRPr="000F56E3">
        <w:t>ZNS SSD</w:t>
      </w:r>
      <w:r w:rsidRPr="000F56E3">
        <w:t>的区域化管理降低了垃圾回收的复杂性和频率，显著提升了</w:t>
      </w:r>
      <w:r w:rsidRPr="000F56E3">
        <w:t>SSD</w:t>
      </w:r>
      <w:r w:rsidRPr="000F56E3">
        <w:t>的整体性能和耐用性。</w:t>
      </w:r>
    </w:p>
    <w:p w14:paraId="798552A8" w14:textId="7A8E21A0" w:rsidR="00AF4A08" w:rsidRPr="000F56E3" w:rsidRDefault="00AF4A08" w:rsidP="00D52E28">
      <w:r w:rsidRPr="000F56E3">
        <w:t>ZNS SSD</w:t>
      </w:r>
      <w:r w:rsidR="00E9441F" w:rsidRPr="000F56E3">
        <w:t>在</w:t>
      </w:r>
      <w:r w:rsidRPr="000F56E3">
        <w:t>OC SSD</w:t>
      </w:r>
      <w:r w:rsidR="00F10DCA" w:rsidRPr="000F56E3">
        <w:t>基础上</w:t>
      </w:r>
      <w:r w:rsidR="00C75005" w:rsidRPr="000F56E3">
        <w:t>，</w:t>
      </w:r>
      <w:r w:rsidRPr="000F56E3">
        <w:t>向着提高</w:t>
      </w:r>
      <w:r w:rsidR="006F0BB0" w:rsidRPr="000F56E3">
        <w:t>存储</w:t>
      </w:r>
      <w:r w:rsidRPr="000F56E3">
        <w:t>效率和</w:t>
      </w:r>
      <w:r w:rsidR="009E147A" w:rsidRPr="000F56E3">
        <w:t>增加</w:t>
      </w:r>
      <w:r w:rsidRPr="000F56E3">
        <w:t>设备使用寿命的目标迈进。上述技术都通过不同的机制改善了存储系统的性能，而</w:t>
      </w:r>
      <w:r w:rsidRPr="000F56E3">
        <w:t>ZNS SSD</w:t>
      </w:r>
      <w:r w:rsidRPr="000F56E3">
        <w:t>的引入可视为对这一系列技术革新的延续和补充。在面向未来的高效能数据中心和高性能计算</w:t>
      </w:r>
      <w:r w:rsidR="00D37098" w:rsidRPr="000F56E3">
        <w:t>环境</w:t>
      </w:r>
      <w:r w:rsidRPr="000F56E3">
        <w:t>时，</w:t>
      </w:r>
      <w:r w:rsidR="006246E7" w:rsidRPr="000F56E3">
        <w:t>上述</w:t>
      </w:r>
      <w:r w:rsidR="00124B7C" w:rsidRPr="000F56E3">
        <w:t>技术的设计理念</w:t>
      </w:r>
      <w:r w:rsidR="006246E7" w:rsidRPr="000F56E3">
        <w:t>和</w:t>
      </w:r>
      <w:r w:rsidR="00F8062C" w:rsidRPr="000F56E3">
        <w:t>实践</w:t>
      </w:r>
      <w:r w:rsidR="006246E7" w:rsidRPr="000F56E3">
        <w:t>尝试</w:t>
      </w:r>
      <w:r w:rsidRPr="000F56E3">
        <w:t>能够</w:t>
      </w:r>
      <w:r w:rsidR="006246E7" w:rsidRPr="000F56E3">
        <w:t>提供有价值的参考，且</w:t>
      </w:r>
      <w:r w:rsidR="006246E7" w:rsidRPr="000F56E3">
        <w:t>ZNS SSD</w:t>
      </w:r>
      <w:r w:rsidR="006246E7" w:rsidRPr="000F56E3">
        <w:t>已有</w:t>
      </w:r>
      <w:r w:rsidR="00602508" w:rsidRPr="000F56E3">
        <w:t>硬件</w:t>
      </w:r>
      <w:r w:rsidR="006246E7" w:rsidRPr="000F56E3">
        <w:t>产品落地，</w:t>
      </w:r>
      <w:r w:rsidR="00647EB7">
        <w:rPr>
          <w:rFonts w:hint="eastAsia"/>
        </w:rPr>
        <w:t>在未来</w:t>
      </w:r>
      <w:r w:rsidR="006246E7" w:rsidRPr="000F56E3">
        <w:t>有希望</w:t>
      </w:r>
      <w:r w:rsidR="00B72AC6">
        <w:rPr>
          <w:rFonts w:hint="eastAsia"/>
        </w:rPr>
        <w:t>被</w:t>
      </w:r>
      <w:r w:rsidR="002E17BF" w:rsidRPr="000F56E3">
        <w:t>推广</w:t>
      </w:r>
      <w:r w:rsidR="006246E7" w:rsidRPr="000F56E3">
        <w:t>成为</w:t>
      </w:r>
      <w:r w:rsidR="00BA3951">
        <w:rPr>
          <w:rFonts w:hint="eastAsia"/>
        </w:rPr>
        <w:t>一种</w:t>
      </w:r>
      <w:r w:rsidRPr="000F56E3">
        <w:t>灵活</w:t>
      </w:r>
      <w:r w:rsidR="007F1176" w:rsidRPr="000F56E3">
        <w:t>且</w:t>
      </w:r>
      <w:r w:rsidRPr="000F56E3">
        <w:t>高效的</w:t>
      </w:r>
      <w:r w:rsidR="00AC5A67">
        <w:rPr>
          <w:rFonts w:hint="eastAsia"/>
        </w:rPr>
        <w:t>存储</w:t>
      </w:r>
      <w:r w:rsidRPr="000F56E3">
        <w:t>解决方案。</w:t>
      </w:r>
    </w:p>
    <w:p w14:paraId="7DAE742A" w14:textId="444D8F28" w:rsidR="00854C20" w:rsidRPr="000F56E3" w:rsidRDefault="00854C20" w:rsidP="00D52E28">
      <w:pPr>
        <w:pStyle w:val="2"/>
        <w:spacing w:before="120" w:after="120"/>
      </w:pPr>
      <w:bookmarkStart w:id="42" w:name="_Toc166421401"/>
      <w:bookmarkStart w:id="43" w:name="_Toc167152988"/>
      <w:r w:rsidRPr="000F56E3">
        <w:lastRenderedPageBreak/>
        <w:t>键值存储与</w:t>
      </w:r>
      <w:r w:rsidRPr="000F56E3">
        <w:t>LSM-Tree</w:t>
      </w:r>
      <w:r w:rsidRPr="000F56E3">
        <w:t>模型</w:t>
      </w:r>
      <w:bookmarkEnd w:id="42"/>
      <w:bookmarkEnd w:id="43"/>
    </w:p>
    <w:p w14:paraId="50F19571" w14:textId="77777777" w:rsidR="00854C20" w:rsidRPr="000F56E3" w:rsidRDefault="00854C20" w:rsidP="00D52E28">
      <w:pPr>
        <w:pStyle w:val="3"/>
      </w:pPr>
      <w:r w:rsidRPr="000F56E3">
        <w:t>键值存储</w:t>
      </w:r>
    </w:p>
    <w:p w14:paraId="5EFEF8CD" w14:textId="5B2AF4D1" w:rsidR="00854C20" w:rsidRPr="000F56E3" w:rsidRDefault="00854C20" w:rsidP="00D52E28">
      <w:r w:rsidRPr="000F56E3">
        <w:t>键值存储（</w:t>
      </w:r>
      <w:r w:rsidRPr="000F56E3">
        <w:t>Key-Value Store</w:t>
      </w:r>
      <w:r w:rsidRPr="000F56E3">
        <w:t>）是</w:t>
      </w:r>
      <w:r w:rsidR="001F32AF" w:rsidRPr="000F56E3">
        <w:t>存储领域</w:t>
      </w:r>
      <w:r w:rsidRPr="000F56E3">
        <w:t>的一种</w:t>
      </w:r>
      <w:r w:rsidR="00623F02" w:rsidRPr="000F56E3">
        <w:t>非常</w:t>
      </w:r>
      <w:r w:rsidRPr="000F56E3">
        <w:t>重要存储模型，在这种存储模型中，数据被简单</w:t>
      </w:r>
      <w:r w:rsidR="001E47A1" w:rsidRPr="000F56E3">
        <w:t>地组织为</w:t>
      </w:r>
      <w:r w:rsidRPr="000F56E3">
        <w:t>键值对（</w:t>
      </w:r>
      <w:r w:rsidRPr="000F56E3">
        <w:t>Key-Value Pairs</w:t>
      </w:r>
      <w:r w:rsidRPr="000F56E3">
        <w:t>），其中键（</w:t>
      </w:r>
      <w:r w:rsidRPr="000F56E3">
        <w:t>Key</w:t>
      </w:r>
      <w:r w:rsidRPr="000F56E3">
        <w:t>）是唯一的，用于标识和检索对应的值（</w:t>
      </w:r>
      <w:r w:rsidRPr="000F56E3">
        <w:t>Value</w:t>
      </w:r>
      <w:r w:rsidRPr="000F56E3">
        <w:t>）</w:t>
      </w:r>
      <w:r w:rsidR="001E1193" w:rsidRPr="000F56E3">
        <w:t>，值是变长的复杂数据。</w:t>
      </w:r>
      <w:r w:rsidRPr="000F56E3">
        <w:t>这种直接映射的方式，使得键值存储在处理大量数据时能够提供快速的数据访问和高效的存储管理。</w:t>
      </w:r>
    </w:p>
    <w:p w14:paraId="769BA7C3" w14:textId="08FDF251" w:rsidR="00854C20" w:rsidRPr="000F56E3" w:rsidRDefault="00854C20" w:rsidP="00D52E28">
      <w:r w:rsidRPr="000F56E3">
        <w:t>键值存储的简单性</w:t>
      </w:r>
      <w:r w:rsidR="002B1B44" w:rsidRPr="000F56E3">
        <w:t>和普适性</w:t>
      </w:r>
      <w:r w:rsidRPr="000F56E3">
        <w:t>是其最显著的</w:t>
      </w:r>
      <w:r w:rsidR="002B1B44" w:rsidRPr="000F56E3">
        <w:t>优势</w:t>
      </w:r>
      <w:r w:rsidRPr="000F56E3">
        <w:t>。由于键值对的直接映射关系，键值存储的接口通常非常简单，易于编程和使用。键值对的结构允许存储各种类型的数据，包括但不限于字符串、数字、对象等</w:t>
      </w:r>
      <w:r w:rsidR="0078033E" w:rsidRPr="000F56E3">
        <w:t>。利用键值存储结构构建基本的存储引擎，</w:t>
      </w:r>
      <w:r w:rsidR="00056644" w:rsidRPr="000F56E3">
        <w:t>在其上可以开发</w:t>
      </w:r>
      <w:r w:rsidR="0078033E" w:rsidRPr="000F56E3">
        <w:t>各种类型的数据库，再供</w:t>
      </w:r>
      <w:r w:rsidR="008D2C9D" w:rsidRPr="000F56E3">
        <w:t>不同场景下的</w:t>
      </w:r>
      <w:r w:rsidR="0078033E" w:rsidRPr="000F56E3">
        <w:t>应用使用，这样避免了重复构建基础组件，只需维护一个高效的底层键值存储引擎即可。</w:t>
      </w:r>
      <w:r w:rsidR="00F27532" w:rsidRPr="000F56E3">
        <w:t>上述特性使得键值存储</w:t>
      </w:r>
      <w:r w:rsidRPr="000F56E3">
        <w:t>可以广泛应用于不同的应用场景，如缓存系统、会话管理、配置存储以及分布式系统等。</w:t>
      </w:r>
    </w:p>
    <w:p w14:paraId="4C7FD522" w14:textId="5D25C98F" w:rsidR="00854C20" w:rsidRPr="000F56E3" w:rsidRDefault="00196CC2" w:rsidP="00D52E28">
      <w:r w:rsidRPr="000F56E3">
        <w:t>具体</w:t>
      </w:r>
      <w:r w:rsidR="00A12E31" w:rsidRPr="000F56E3">
        <w:t>地</w:t>
      </w:r>
      <w:r w:rsidR="00854C20" w:rsidRPr="000F56E3">
        <w:t>，键值存储</w:t>
      </w:r>
      <w:r w:rsidR="0020792D" w:rsidRPr="000F56E3">
        <w:t>的</w:t>
      </w:r>
      <w:r w:rsidR="00C51FBA" w:rsidRPr="000F56E3">
        <w:t>概念</w:t>
      </w:r>
      <w:r w:rsidR="00854C20" w:rsidRPr="000F56E3">
        <w:t>可以基于内存或磁盘</w:t>
      </w:r>
      <w:r w:rsidR="003E5999" w:rsidRPr="000F56E3">
        <w:t>进行不同的实现。</w:t>
      </w:r>
      <w:r w:rsidR="00854C20" w:rsidRPr="000F56E3">
        <w:t>内存数据库如</w:t>
      </w:r>
      <w:r w:rsidR="00854C20" w:rsidRPr="000F56E3">
        <w:t>Redis</w:t>
      </w:r>
      <w:r w:rsidR="00854C20" w:rsidRPr="000F56E3">
        <w:t>，利用</w:t>
      </w:r>
      <w:r w:rsidR="009F35B3" w:rsidRPr="000F56E3">
        <w:t>高速内存和基于键值的</w:t>
      </w:r>
      <w:r w:rsidR="003A0746" w:rsidRPr="000F56E3">
        <w:t>底层设计</w:t>
      </w:r>
      <w:r w:rsidR="00854C20" w:rsidRPr="000F56E3">
        <w:t>提供了</w:t>
      </w:r>
      <w:r w:rsidR="009F35B3" w:rsidRPr="000F56E3">
        <w:t>极其高效</w:t>
      </w:r>
      <w:r w:rsidR="00C82225" w:rsidRPr="000F56E3">
        <w:t>的</w:t>
      </w:r>
      <w:r w:rsidR="00854C20" w:rsidRPr="000F56E3">
        <w:t>数据访问速度，成为许多实时应用的首选存储解决方案。而磁盘数据库如</w:t>
      </w:r>
      <w:r w:rsidR="00854C20" w:rsidRPr="000F56E3">
        <w:t>LevelDB</w:t>
      </w:r>
      <w:r w:rsidR="00854C20" w:rsidRPr="000F56E3">
        <w:t>，则通过优化磁盘操作，实现了高效的数据存储和访问。此外</w:t>
      </w:r>
      <w:r w:rsidR="00D52715" w:rsidRPr="000F56E3">
        <w:t>，</w:t>
      </w:r>
      <w:r w:rsidR="00854C20" w:rsidRPr="000F56E3">
        <w:t>如</w:t>
      </w:r>
      <w:r w:rsidR="00854C20" w:rsidRPr="000F56E3">
        <w:t>Cassandra</w:t>
      </w:r>
      <w:r w:rsidR="00854C20" w:rsidRPr="000F56E3">
        <w:t>和</w:t>
      </w:r>
      <w:r w:rsidR="00854C20" w:rsidRPr="000F56E3">
        <w:t>Riak</w:t>
      </w:r>
      <w:r w:rsidR="006876E0" w:rsidRPr="000F56E3">
        <w:t>等等</w:t>
      </w:r>
      <w:r w:rsidR="00984F11" w:rsidRPr="000F56E3">
        <w:t>数据库</w:t>
      </w:r>
      <w:r w:rsidR="00854C20" w:rsidRPr="000F56E3">
        <w:t>，</w:t>
      </w:r>
      <w:r w:rsidR="00984F11" w:rsidRPr="000F56E3">
        <w:t>都基于键值设计</w:t>
      </w:r>
      <w:r w:rsidR="0035300F" w:rsidRPr="000F56E3">
        <w:t>实现了高</w:t>
      </w:r>
      <w:r w:rsidR="00854C20" w:rsidRPr="000F56E3">
        <w:t>可扩展性，</w:t>
      </w:r>
      <w:r w:rsidR="0035300F" w:rsidRPr="000F56E3">
        <w:t>高</w:t>
      </w:r>
      <w:r w:rsidR="00854C20" w:rsidRPr="000F56E3">
        <w:t>可靠性</w:t>
      </w:r>
      <w:r w:rsidR="0035300F" w:rsidRPr="000F56E3">
        <w:t>高</w:t>
      </w:r>
      <w:r w:rsidR="00854C20" w:rsidRPr="000F56E3">
        <w:t>容错性</w:t>
      </w:r>
      <w:r w:rsidR="0035300F" w:rsidRPr="000F56E3">
        <w:t>的存储系统</w:t>
      </w:r>
      <w:r w:rsidR="00854C20" w:rsidRPr="000F56E3">
        <w:t>。</w:t>
      </w:r>
    </w:p>
    <w:p w14:paraId="5F204567" w14:textId="6539BD35" w:rsidR="00854C20" w:rsidRPr="000F56E3" w:rsidRDefault="00854C20" w:rsidP="00D52E28">
      <w:r w:rsidRPr="000F56E3">
        <w:t>键值存储</w:t>
      </w:r>
      <w:r w:rsidR="00C60F6F" w:rsidRPr="000F56E3">
        <w:t>涉及的</w:t>
      </w:r>
      <w:r w:rsidR="00CB640D" w:rsidRPr="000F56E3">
        <w:t>研究</w:t>
      </w:r>
      <w:r w:rsidRPr="000F56E3">
        <w:t>领域</w:t>
      </w:r>
      <w:r w:rsidR="00A50C0C" w:rsidRPr="000F56E3">
        <w:t>非常</w:t>
      </w:r>
      <w:r w:rsidRPr="000F56E3">
        <w:t>广泛，</w:t>
      </w:r>
      <w:r w:rsidR="008A1046" w:rsidRPr="000F56E3">
        <w:t>包括</w:t>
      </w:r>
      <w:r w:rsidRPr="000F56E3">
        <w:t>性能优化、数据一致性、容错机制、数据压缩和安全性等多个方面。在性能优化方面，研究者致力于通过各种技术手段，如内存优化、索引结构优化等，提升键值存储的读写性能</w:t>
      </w:r>
      <w:r w:rsidR="00560D4B" w:rsidRPr="000F56E3">
        <w:t>；</w:t>
      </w:r>
      <w:r w:rsidRPr="000F56E3">
        <w:t>数据一致性是分布式系统中的</w:t>
      </w:r>
      <w:r w:rsidR="00C91393" w:rsidRPr="000F56E3">
        <w:t>关键</w:t>
      </w:r>
      <w:r w:rsidRPr="000F56E3">
        <w:t>，</w:t>
      </w:r>
      <w:r w:rsidR="002F10B2" w:rsidRPr="000F56E3">
        <w:t>优秀的一致性模型能</w:t>
      </w:r>
      <w:r w:rsidRPr="000F56E3">
        <w:t>确保在分布式环境中数据的一致性和</w:t>
      </w:r>
      <w:r w:rsidR="00BC773D" w:rsidRPr="000F56E3">
        <w:t>高</w:t>
      </w:r>
      <w:r w:rsidRPr="000F56E3">
        <w:t>可靠性。容错机制的研究则关注如何在节点故障的情况下，保证系统的稳定运行。数据压缩技术的研究旨在减少存储空间的需求，</w:t>
      </w:r>
      <w:r w:rsidR="005C2185" w:rsidRPr="000F56E3">
        <w:t>利用计算开销换取</w:t>
      </w:r>
      <w:r w:rsidRPr="000F56E3">
        <w:t>高存储效率。安全性研究则关注如何保护存储在键值存储中的数据，防止未授权访问和数据泄露。</w:t>
      </w:r>
    </w:p>
    <w:p w14:paraId="250E78BB" w14:textId="77777777" w:rsidR="008C6EE9" w:rsidRPr="000F56E3" w:rsidRDefault="008C6EE9" w:rsidP="00D52E28">
      <w:pPr>
        <w:pStyle w:val="3"/>
      </w:pPr>
      <w:r w:rsidRPr="000F56E3">
        <w:lastRenderedPageBreak/>
        <w:t>LSM-Tree</w:t>
      </w:r>
      <w:r w:rsidRPr="000F56E3">
        <w:t>模型</w:t>
      </w:r>
    </w:p>
    <w:p w14:paraId="373A55E8" w14:textId="15D1EBC5" w:rsidR="008C6EE9" w:rsidRPr="000F56E3" w:rsidRDefault="008C6EE9" w:rsidP="00D52E28">
      <w:r w:rsidRPr="000F56E3">
        <w:t>LSM-tree</w:t>
      </w:r>
      <w:r w:rsidRPr="000F56E3">
        <w:t>（</w:t>
      </w:r>
      <w:r w:rsidRPr="000F56E3">
        <w:t>Log-Structured Merge-Tree</w:t>
      </w:r>
      <w:r w:rsidRPr="000F56E3">
        <w:t>）模型是一种</w:t>
      </w:r>
      <w:r w:rsidR="00963E0B" w:rsidRPr="000F56E3">
        <w:t>设计巧妙</w:t>
      </w:r>
      <w:r w:rsidR="003C0EEC" w:rsidRPr="000F56E3">
        <w:t>的</w:t>
      </w:r>
      <w:r w:rsidRPr="000F56E3">
        <w:t>数据存储模型，广泛应用于键值型数据存储引擎。</w:t>
      </w:r>
      <w:r w:rsidRPr="000F56E3">
        <w:t>LSM-tree</w:t>
      </w:r>
      <w:r w:rsidRPr="000F56E3">
        <w:t>模型旨在解决传统数据库在处理写入操作时所面临的性能瓶颈。其设计理念是</w:t>
      </w:r>
      <w:r w:rsidR="009D6E48" w:rsidRPr="000F56E3">
        <w:t>不进行原地更新，而是通过日志式的</w:t>
      </w:r>
      <w:r w:rsidR="00DF2074" w:rsidRPr="000F56E3">
        <w:t>追加</w:t>
      </w:r>
      <w:r w:rsidR="009D6E48" w:rsidRPr="000F56E3">
        <w:t>写入</w:t>
      </w:r>
      <w:r w:rsidR="00DF2074" w:rsidRPr="000F56E3">
        <w:t>和层次化设计</w:t>
      </w:r>
      <w:r w:rsidR="003B265F" w:rsidRPr="000F56E3">
        <w:t>，将随机写转换为高效的顺序写，</w:t>
      </w:r>
      <w:r w:rsidRPr="000F56E3">
        <w:t>从而优化整体性能。</w:t>
      </w:r>
      <w:r w:rsidR="003B265F" w:rsidRPr="000F56E3">
        <w:t>但代价是读性能差，写放大效应显著，垃圾回收开销高</w:t>
      </w:r>
      <w:r w:rsidR="00291818" w:rsidRPr="000F56E3">
        <w:t>。</w:t>
      </w:r>
    </w:p>
    <w:p w14:paraId="6390CEC1" w14:textId="16CADD99" w:rsidR="008C6EE9" w:rsidRPr="000F56E3" w:rsidRDefault="005C3197" w:rsidP="00D52E28">
      <w:r w:rsidRPr="000F56E3">
        <w:t>具体</w:t>
      </w:r>
      <w:r w:rsidR="00D96761" w:rsidRPr="000F56E3">
        <w:t>而言</w:t>
      </w:r>
      <w:r w:rsidRPr="000F56E3">
        <w:t>，</w:t>
      </w:r>
      <w:r w:rsidR="008C6EE9" w:rsidRPr="000F56E3">
        <w:t>LSM-tree</w:t>
      </w:r>
      <w:r w:rsidR="004C58A4" w:rsidRPr="000F56E3">
        <w:t>不是树的一种，</w:t>
      </w:r>
      <w:r w:rsidR="005C11FD" w:rsidRPr="000F56E3">
        <w:t>也</w:t>
      </w:r>
      <w:r w:rsidR="004C58A4" w:rsidRPr="000F56E3">
        <w:t>不是某种具体的数据结构。</w:t>
      </w:r>
      <w:r w:rsidR="0071000F" w:rsidRPr="000F56E3">
        <w:t>而是一种存储架构设计</w:t>
      </w:r>
      <w:r w:rsidR="008C6EE9" w:rsidRPr="000F56E3">
        <w:t>模型，</w:t>
      </w:r>
      <w:r w:rsidR="00082BF4" w:rsidRPr="000F56E3">
        <w:t>在</w:t>
      </w:r>
      <w:r w:rsidR="00082BF4" w:rsidRPr="000F56E3">
        <w:t>LSM-tree</w:t>
      </w:r>
      <w:r w:rsidR="00097BD3" w:rsidRPr="000F56E3">
        <w:t>模型</w:t>
      </w:r>
      <w:r w:rsidR="00082BF4" w:rsidRPr="000F56E3">
        <w:t>中</w:t>
      </w:r>
      <w:r w:rsidR="00AB49AD" w:rsidRPr="000F56E3">
        <w:t>，</w:t>
      </w:r>
      <w:r w:rsidR="008C6EE9" w:rsidRPr="000F56E3">
        <w:t>数据</w:t>
      </w:r>
      <w:r w:rsidR="007D71D6" w:rsidRPr="000F56E3">
        <w:t>在一个或多个树状结构中</w:t>
      </w:r>
      <w:r w:rsidR="008C6EE9" w:rsidRPr="000F56E3">
        <w:t>首先被</w:t>
      </w:r>
      <w:r w:rsidR="00760E08" w:rsidRPr="000F56E3">
        <w:t>写入最顶层。</w:t>
      </w:r>
      <w:r w:rsidR="008477AB" w:rsidRPr="000F56E3">
        <w:t>最顶层写满后，刷新到下一层（通常是持久化设备）</w:t>
      </w:r>
      <w:r w:rsidR="00F725FA" w:rsidRPr="000F56E3">
        <w:t>，该过程</w:t>
      </w:r>
      <w:r w:rsidR="008C6EE9" w:rsidRPr="000F56E3">
        <w:t>通常伴随着数据排序，以便后续的读取和合并操作。</w:t>
      </w:r>
      <w:r w:rsidR="000F11ED" w:rsidRPr="000F56E3">
        <w:t>随着数据的累积，当某层中的数据达到一定大小时，会被合并并下压至下一层。</w:t>
      </w:r>
      <w:r w:rsidR="008C6EE9" w:rsidRPr="000F56E3">
        <w:t>合并过程减少了</w:t>
      </w:r>
      <w:r w:rsidR="00B444C9" w:rsidRPr="000F56E3">
        <w:t>数据数量</w:t>
      </w:r>
      <w:r w:rsidR="008C6EE9" w:rsidRPr="000F56E3">
        <w:t>，删除了过时或重复的数据，</w:t>
      </w:r>
      <w:r w:rsidR="006545CE" w:rsidRPr="000F56E3">
        <w:t>释放了空间</w:t>
      </w:r>
      <w:r w:rsidR="008C6EE9" w:rsidRPr="000F56E3">
        <w:t>。合并策略的设计直接影响</w:t>
      </w:r>
      <w:r w:rsidR="008C6EE9" w:rsidRPr="000F56E3">
        <w:t>LSM-tree</w:t>
      </w:r>
      <w:r w:rsidR="008C6EE9" w:rsidRPr="000F56E3">
        <w:t>的性能，包括写入放大因子和读取性能。</w:t>
      </w:r>
    </w:p>
    <w:p w14:paraId="75047E8F" w14:textId="2A505C33" w:rsidR="008C6EE9" w:rsidRPr="000F56E3" w:rsidRDefault="008C6EE9" w:rsidP="00D52E28">
      <w:r w:rsidRPr="000F56E3">
        <w:t>尽管</w:t>
      </w:r>
      <w:r w:rsidRPr="000F56E3">
        <w:t>LSM-tree</w:t>
      </w:r>
      <w:r w:rsidRPr="000F56E3">
        <w:t>模型在提高写入性能方面表现出色，但是仍存在一些问题。例如，写入放大因子可能导致实际写入磁盘的数据量远大于原始数据量，在存储资源受限的环境中可能成为问题。此外，</w:t>
      </w:r>
      <w:r w:rsidRPr="000F56E3">
        <w:t>LSM-tree</w:t>
      </w:r>
      <w:r w:rsidRPr="000F56E3">
        <w:t>将随机写转换为顺序写，是以牺牲读性能为代价的。随着</w:t>
      </w:r>
      <w:r w:rsidR="00E63D8F" w:rsidRPr="000F56E3">
        <w:t>数据积累</w:t>
      </w:r>
      <w:r w:rsidRPr="000F56E3">
        <w:t>，读取性能可能受到影响。为解决这些问题，研究者也提出了多种优化策略和技术，如布隆过滤器、层级合并策略、缓存机制和数据压缩技术。</w:t>
      </w:r>
    </w:p>
    <w:p w14:paraId="73045E0D" w14:textId="03216B05" w:rsidR="00391D55" w:rsidRPr="000F56E3" w:rsidRDefault="008C6EE9" w:rsidP="00D52E28">
      <w:r w:rsidRPr="000F56E3">
        <w:t>LSM-tree</w:t>
      </w:r>
      <w:r w:rsidRPr="000F56E3">
        <w:t>模型以其在写入密集型应用中的优异性能成为现代数据库系统的关键组成部分，是最常见的存储引擎模型之一。并且随着各大公司对</w:t>
      </w:r>
      <w:r w:rsidRPr="000F56E3">
        <w:t>LSM-tree</w:t>
      </w:r>
      <w:r w:rsidRPr="000F56E3">
        <w:t>的广泛使用，大大促进了该技术的进步，未来，对</w:t>
      </w:r>
      <w:r w:rsidRPr="000F56E3">
        <w:t>LSM-tree</w:t>
      </w:r>
      <w:r w:rsidRPr="000F56E3">
        <w:t>模型的研究和优化将继续深入，以满足不断增长的数据存储和管理需求。</w:t>
      </w:r>
    </w:p>
    <w:p w14:paraId="091FB0A7" w14:textId="7F790547" w:rsidR="00AC20F3" w:rsidRDefault="00E40424" w:rsidP="00D52E28">
      <w:r w:rsidRPr="000F56E3">
        <w:t>在谷歌</w:t>
      </w:r>
      <w:r w:rsidR="00FC7CDE" w:rsidRPr="000F56E3">
        <w:t>基于</w:t>
      </w:r>
      <w:r w:rsidR="00FC7CDE" w:rsidRPr="000F56E3">
        <w:t>LSM-tree</w:t>
      </w:r>
      <w:r w:rsidR="00F9116D" w:rsidRPr="000F56E3">
        <w:t>结构</w:t>
      </w:r>
      <w:r w:rsidRPr="000F56E3">
        <w:t>推出</w:t>
      </w:r>
      <w:r w:rsidR="00A822EF" w:rsidRPr="000F56E3">
        <w:t>开源键值存储引擎</w:t>
      </w:r>
      <w:r w:rsidRPr="000F56E3">
        <w:t>LevelDB</w:t>
      </w:r>
      <w:r w:rsidR="00FC7CDE" w:rsidRPr="000F56E3">
        <w:t>后，</w:t>
      </w:r>
      <w:r w:rsidR="00F76858" w:rsidRPr="000F56E3">
        <w:t>LSM-tree</w:t>
      </w:r>
      <w:r w:rsidR="00F76858" w:rsidRPr="000F56E3">
        <w:t>名声大噪</w:t>
      </w:r>
      <w:r w:rsidR="00513BDF" w:rsidRPr="000F56E3">
        <w:t>。</w:t>
      </w:r>
      <w:r w:rsidR="004E5059">
        <w:rPr>
          <w:rFonts w:hint="eastAsia"/>
        </w:rPr>
        <w:t>对照</w:t>
      </w:r>
      <w:r w:rsidR="00532F3B" w:rsidRPr="000F56E3">
        <w:t>LSM-Tree</w:t>
      </w:r>
      <w:r w:rsidR="00C03DCB">
        <w:rPr>
          <w:rFonts w:hint="eastAsia"/>
        </w:rPr>
        <w:t>的设计</w:t>
      </w:r>
      <w:r w:rsidR="00095342" w:rsidRPr="000F56E3">
        <w:t>与</w:t>
      </w:r>
      <w:r w:rsidR="00095342" w:rsidRPr="000F56E3">
        <w:t>LevelDB</w:t>
      </w:r>
      <w:r w:rsidR="00095342" w:rsidRPr="000F56E3">
        <w:t>的实现，</w:t>
      </w:r>
      <w:r w:rsidR="00F76858" w:rsidRPr="000F56E3">
        <w:t>如图</w:t>
      </w:r>
      <w:r w:rsidR="00C126D2" w:rsidRPr="000F56E3">
        <w:t>2-1</w:t>
      </w:r>
      <w:r w:rsidR="00F76858" w:rsidRPr="000F56E3">
        <w:t>所示。</w:t>
      </w:r>
    </w:p>
    <w:p w14:paraId="446C6A21" w14:textId="03AB68FC" w:rsidR="00AA3B86" w:rsidRPr="00AA3B86" w:rsidRDefault="00AA3B86" w:rsidP="00D52E28">
      <w:r w:rsidRPr="00AA3B86">
        <w:t>以</w:t>
      </w:r>
      <w:r w:rsidRPr="00AA3B86">
        <w:t>LSM-tree</w:t>
      </w:r>
      <w:r w:rsidRPr="00AA3B86">
        <w:t>模型构建的存储引擎还有</w:t>
      </w:r>
      <w:r w:rsidRPr="00AA3B86">
        <w:t>RocksDB</w:t>
      </w:r>
      <w:r w:rsidRPr="00AA3B86">
        <w:t>等等。</w:t>
      </w:r>
      <w:r w:rsidRPr="00AA3B86">
        <w:t>RocksDB</w:t>
      </w:r>
      <w:r w:rsidRPr="00AA3B86">
        <w:t>是基于</w:t>
      </w:r>
      <w:r w:rsidRPr="00AA3B86">
        <w:t>LevelDB</w:t>
      </w:r>
      <w:r w:rsidRPr="00AA3B86">
        <w:t>优化的工程性实现，做了进一步优化</w:t>
      </w:r>
      <w:r w:rsidR="008A64A0">
        <w:rPr>
          <w:rFonts w:hint="eastAsia"/>
        </w:rPr>
        <w:t>，</w:t>
      </w:r>
      <w:r w:rsidRPr="00AA3B86">
        <w:t>广泛用于各大互联网公司。</w:t>
      </w:r>
    </w:p>
    <w:p w14:paraId="5A7787A7" w14:textId="5BBDB096" w:rsidR="00215297" w:rsidRPr="000F56E3" w:rsidRDefault="00882CCE" w:rsidP="00911B12">
      <w:pPr>
        <w:jc w:val="center"/>
        <w:rPr>
          <w:noProof/>
        </w:rPr>
      </w:pPr>
      <w:r>
        <w:rPr>
          <w:noProof/>
        </w:rPr>
        <w:lastRenderedPageBreak/>
        <w:drawing>
          <wp:inline distT="0" distB="0" distL="0" distR="0" wp14:anchorId="172C40D0" wp14:editId="38CF62DE">
            <wp:extent cx="4622800" cy="2890684"/>
            <wp:effectExtent l="0" t="0" r="6350" b="5080"/>
            <wp:docPr id="5"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形 5"/>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4635604" cy="2898690"/>
                    </a:xfrm>
                    <a:prstGeom prst="rect">
                      <a:avLst/>
                    </a:prstGeom>
                  </pic:spPr>
                </pic:pic>
              </a:graphicData>
            </a:graphic>
          </wp:inline>
        </w:drawing>
      </w:r>
    </w:p>
    <w:p w14:paraId="794F264E" w14:textId="1D47E49C" w:rsidR="00033646" w:rsidRPr="000F56E3" w:rsidRDefault="00470EDF" w:rsidP="00D52E28">
      <w:pPr>
        <w:pStyle w:val="a7"/>
      </w:pPr>
      <w:r w:rsidRPr="000F56E3">
        <w:t>图</w:t>
      </w:r>
      <w:r w:rsidR="007A7229" w:rsidRPr="000F56E3">
        <w:t>2-</w:t>
      </w:r>
      <w:r w:rsidRPr="000F56E3">
        <w:t xml:space="preserve">1 </w:t>
      </w:r>
      <w:r w:rsidR="004B63B5" w:rsidRPr="000F56E3">
        <w:t>LSM</w:t>
      </w:r>
      <w:r w:rsidR="00774E0A" w:rsidRPr="000F56E3">
        <w:t>-Tree</w:t>
      </w:r>
      <w:r w:rsidR="00B057B1" w:rsidRPr="000F56E3">
        <w:t>设计</w:t>
      </w:r>
      <w:r w:rsidR="00774E0A" w:rsidRPr="000F56E3">
        <w:t>及实现</w:t>
      </w:r>
      <w:r w:rsidR="00B057B1" w:rsidRPr="000F56E3">
        <w:t>的</w:t>
      </w:r>
      <w:r w:rsidR="00774E0A" w:rsidRPr="000F56E3">
        <w:t>架构图</w:t>
      </w:r>
    </w:p>
    <w:p w14:paraId="289BC3DE" w14:textId="61A2CC95" w:rsidR="003F3714" w:rsidRPr="000F56E3" w:rsidRDefault="00DA2213" w:rsidP="00D52E28">
      <w:pPr>
        <w:pStyle w:val="2"/>
        <w:spacing w:before="120" w:after="120"/>
      </w:pPr>
      <w:bookmarkStart w:id="44" w:name="_Toc166421402"/>
      <w:bookmarkStart w:id="45" w:name="_Toc167152989"/>
      <w:r w:rsidRPr="000F56E3">
        <w:t>Linux I/O</w:t>
      </w:r>
      <w:bookmarkEnd w:id="44"/>
      <w:bookmarkEnd w:id="45"/>
    </w:p>
    <w:p w14:paraId="6CE63436" w14:textId="5A2711EB" w:rsidR="001E37CA" w:rsidRPr="000F56E3" w:rsidRDefault="001E37CA" w:rsidP="00D52E28">
      <w:pPr>
        <w:pStyle w:val="3"/>
      </w:pPr>
      <w:r w:rsidRPr="000F56E3">
        <w:t>I/O</w:t>
      </w:r>
      <w:r w:rsidR="009D244A" w:rsidRPr="000F56E3">
        <w:t>基本</w:t>
      </w:r>
      <w:r w:rsidR="002157A9" w:rsidRPr="000F56E3">
        <w:t>概念</w:t>
      </w:r>
    </w:p>
    <w:p w14:paraId="566DEB7C" w14:textId="77777777" w:rsidR="001E37CA" w:rsidRPr="000F56E3" w:rsidRDefault="001E37CA" w:rsidP="00D52E28">
      <w:r w:rsidRPr="000F56E3">
        <w:t>I/O</w:t>
      </w:r>
      <w:r w:rsidRPr="000F56E3">
        <w:t>（输入</w:t>
      </w:r>
      <w:r w:rsidRPr="000F56E3">
        <w:t>/</w:t>
      </w:r>
      <w:r w:rsidRPr="000F56E3">
        <w:t>输出）是指在主存和外部设备（磁盘驱动器、网络、终端）之间复制数据的过程。输入是从外部设备复制到主存，输出是从主存复制到外部设备。在</w:t>
      </w:r>
      <w:r w:rsidRPr="000F56E3">
        <w:t>Linux</w:t>
      </w:r>
      <w:r w:rsidRPr="000F56E3">
        <w:t>系统中所有的</w:t>
      </w:r>
      <w:r w:rsidRPr="000F56E3">
        <w:t>I/O</w:t>
      </w:r>
      <w:r w:rsidRPr="000F56E3">
        <w:t>设备都被映射称为文件，所有的输入输出都被当做相应文件的读和写来执行，所以内核提供了系统级的</w:t>
      </w:r>
      <w:r w:rsidRPr="000F56E3">
        <w:t>I/O</w:t>
      </w:r>
      <w:r w:rsidRPr="000F56E3">
        <w:t>函数接口，使得所有输入输出都以统一且一致的方式来执行。</w:t>
      </w:r>
      <w:r w:rsidRPr="000F56E3">
        <w:t>Linux I/O</w:t>
      </w:r>
      <w:r w:rsidRPr="000F56E3">
        <w:t>栈（</w:t>
      </w:r>
      <w:r w:rsidRPr="000F56E3">
        <w:t>I/O Stack</w:t>
      </w:r>
      <w:r w:rsidRPr="000F56E3">
        <w:t>）是指在</w:t>
      </w:r>
      <w:r w:rsidRPr="000F56E3">
        <w:t>Linux</w:t>
      </w:r>
      <w:r w:rsidRPr="000F56E3">
        <w:t>操作系统中，从用户空间到内核空间，再到硬件设备，整个数据输入输出过程中所涉及的一系列组件和操作的集合。这个栈涵盖了从应用程序发起</w:t>
      </w:r>
      <w:r w:rsidRPr="000F56E3">
        <w:t>I/O</w:t>
      </w:r>
      <w:r w:rsidRPr="000F56E3">
        <w:t>请求开始，到数据实际在硬件上进行读写的完整流程。下面我们自上而下地介绍</w:t>
      </w:r>
      <w:r w:rsidRPr="000F56E3">
        <w:t>Linux I/O</w:t>
      </w:r>
      <w:r w:rsidRPr="000F56E3">
        <w:t>栈的各个层次中的关键概念或组件：</w:t>
      </w:r>
    </w:p>
    <w:p w14:paraId="51EFD53A" w14:textId="2FDBB456" w:rsidR="001E37CA" w:rsidRPr="000F56E3" w:rsidRDefault="001E37CA" w:rsidP="004144C4">
      <w:pPr>
        <w:pStyle w:val="a0"/>
        <w:numPr>
          <w:ilvl w:val="0"/>
          <w:numId w:val="12"/>
        </w:numPr>
      </w:pPr>
      <w:r w:rsidRPr="000F56E3">
        <w:t>用户空间（</w:t>
      </w:r>
      <w:r w:rsidRPr="000F56E3">
        <w:t>User</w:t>
      </w:r>
      <w:r w:rsidR="00137B29" w:rsidRPr="000F56E3">
        <w:t xml:space="preserve"> </w:t>
      </w:r>
      <w:r w:rsidRPr="000F56E3">
        <w:t>Space</w:t>
      </w:r>
      <w:r w:rsidRPr="000F56E3">
        <w:t>）：用户空间是应用程序运行的地方。当应用程序需要进行</w:t>
      </w:r>
      <w:r w:rsidRPr="000F56E3">
        <w:t>I/O</w:t>
      </w:r>
      <w:r w:rsidRPr="000F56E3">
        <w:t>操作时（如读写文件、网络通信等），它会通过系统调用（</w:t>
      </w:r>
      <w:r w:rsidRPr="000F56E3">
        <w:t>system call</w:t>
      </w:r>
      <w:r w:rsidRPr="000F56E3">
        <w:t>）向操作系统内核发出请求。系统调用是用户空间与内核空间之间通信的桥梁。</w:t>
      </w:r>
    </w:p>
    <w:p w14:paraId="78D40276" w14:textId="77777777" w:rsidR="001E37CA" w:rsidRPr="000F56E3" w:rsidRDefault="001E37CA" w:rsidP="00947734">
      <w:pPr>
        <w:pStyle w:val="a0"/>
      </w:pPr>
      <w:r w:rsidRPr="000F56E3">
        <w:t>系统调用接口（</w:t>
      </w:r>
      <w:r w:rsidRPr="000F56E3">
        <w:t>System Call Interface</w:t>
      </w:r>
      <w:r w:rsidRPr="000F56E3">
        <w:t>）：系统调用接口是内核提供给用户空间的一组函数，用于执行各种</w:t>
      </w:r>
      <w:r w:rsidRPr="000F56E3">
        <w:t>I/O</w:t>
      </w:r>
      <w:r w:rsidRPr="000F56E3">
        <w:t>操作。这些函数封装了复杂的内核操作，</w:t>
      </w:r>
      <w:r w:rsidRPr="000F56E3">
        <w:lastRenderedPageBreak/>
        <w:t>对用户空间透明。常见的系统调用包括</w:t>
      </w:r>
      <w:r w:rsidRPr="000F56E3">
        <w:t>`read()`</w:t>
      </w:r>
      <w:r w:rsidRPr="000F56E3">
        <w:t>、</w:t>
      </w:r>
      <w:r w:rsidRPr="000F56E3">
        <w:t>`write()`</w:t>
      </w:r>
      <w:r w:rsidRPr="000F56E3">
        <w:t>、</w:t>
      </w:r>
      <w:r w:rsidRPr="000F56E3">
        <w:t>`open()`</w:t>
      </w:r>
      <w:r w:rsidRPr="000F56E3">
        <w:t>、</w:t>
      </w:r>
      <w:r w:rsidRPr="000F56E3">
        <w:t>`close()`</w:t>
      </w:r>
      <w:r w:rsidRPr="000F56E3">
        <w:t>等。</w:t>
      </w:r>
    </w:p>
    <w:p w14:paraId="786F5463" w14:textId="77777777" w:rsidR="001E37CA" w:rsidRPr="000F56E3" w:rsidRDefault="001E37CA" w:rsidP="00947734">
      <w:pPr>
        <w:pStyle w:val="a0"/>
      </w:pPr>
      <w:r w:rsidRPr="000F56E3">
        <w:t>内核空间（</w:t>
      </w:r>
      <w:r w:rsidRPr="000F56E3">
        <w:t>Kernel Space</w:t>
      </w:r>
      <w:r w:rsidRPr="000F56E3">
        <w:t>）：内核空间是操作系统内核运行的地方，负责管理计算机的资源和提供各种服务。当收到系统调用请求后，内核会进行相应的处理，包括权限检查、资源分配等。</w:t>
      </w:r>
    </w:p>
    <w:p w14:paraId="62054CFA" w14:textId="77777777" w:rsidR="001E37CA" w:rsidRPr="000F56E3" w:rsidRDefault="001E37CA">
      <w:pPr>
        <w:pStyle w:val="a0"/>
      </w:pPr>
      <w:r w:rsidRPr="000F56E3">
        <w:t>文件系统抽象层（</w:t>
      </w:r>
      <w:r w:rsidRPr="000F56E3">
        <w:t>VFS - Virtual File System</w:t>
      </w:r>
      <w:r w:rsidRPr="000F56E3">
        <w:t>）：</w:t>
      </w:r>
      <w:r w:rsidRPr="000F56E3">
        <w:t>VFS</w:t>
      </w:r>
      <w:r w:rsidRPr="000F56E3">
        <w:t>是</w:t>
      </w:r>
      <w:r w:rsidRPr="000F56E3">
        <w:t>Linux</w:t>
      </w:r>
      <w:r w:rsidRPr="000F56E3">
        <w:t>内核的一个组件，它提供了一个统一的文件系统抽象层。无论底层是何种类型的存储设备或文件系统，</w:t>
      </w:r>
      <w:r w:rsidRPr="000F56E3">
        <w:t>VFS</w:t>
      </w:r>
      <w:r w:rsidRPr="000F56E3">
        <w:t>都能以统一的方式处理</w:t>
      </w:r>
      <w:r w:rsidRPr="000F56E3">
        <w:t>I/O</w:t>
      </w:r>
      <w:r w:rsidRPr="000F56E3">
        <w:t>请求，简化了内核和应用程序的设计。</w:t>
      </w:r>
    </w:p>
    <w:p w14:paraId="00670C22" w14:textId="46485ED1" w:rsidR="001E37CA" w:rsidRPr="000F56E3" w:rsidRDefault="001E37CA">
      <w:pPr>
        <w:pStyle w:val="a0"/>
      </w:pPr>
      <w:r w:rsidRPr="000F56E3">
        <w:t>设备驱动（</w:t>
      </w:r>
      <w:r w:rsidRPr="000F56E3">
        <w:t>Device Driver</w:t>
      </w:r>
      <w:r w:rsidRPr="000F56E3">
        <w:t>）：设备驱动</w:t>
      </w:r>
      <w:r w:rsidR="00366EAB" w:rsidRPr="000F56E3">
        <w:t>程序</w:t>
      </w:r>
      <w:r w:rsidRPr="000F56E3">
        <w:t>用于管理特定类型的硬件设备。它负责将内核的通用</w:t>
      </w:r>
      <w:r w:rsidRPr="000F56E3">
        <w:t>I/O</w:t>
      </w:r>
      <w:r w:rsidRPr="000F56E3">
        <w:t>请求转换为特定硬件能够理解的命令</w:t>
      </w:r>
      <w:r w:rsidR="004D711A" w:rsidRPr="000F56E3">
        <w:t>，</w:t>
      </w:r>
      <w:r w:rsidR="00882ECC" w:rsidRPr="000F56E3">
        <w:t>负责</w:t>
      </w:r>
      <w:r w:rsidR="004D711A" w:rsidRPr="000F56E3">
        <w:t>与设备交互</w:t>
      </w:r>
      <w:r w:rsidRPr="000F56E3">
        <w:t>。设备驱动还</w:t>
      </w:r>
      <w:r w:rsidR="00F5556C" w:rsidRPr="000F56E3">
        <w:t>能</w:t>
      </w:r>
      <w:r w:rsidR="00BC0F0A" w:rsidRPr="000F56E3">
        <w:t>应对</w:t>
      </w:r>
      <w:r w:rsidRPr="000F56E3">
        <w:t>硬件的特性和限制，如缓冲管理、错误处理等。</w:t>
      </w:r>
    </w:p>
    <w:p w14:paraId="0C492AC1" w14:textId="37B35D8A" w:rsidR="001E37CA" w:rsidRPr="000F56E3" w:rsidRDefault="001E37CA">
      <w:pPr>
        <w:pStyle w:val="a0"/>
      </w:pPr>
      <w:r w:rsidRPr="000F56E3">
        <w:t>I/O</w:t>
      </w:r>
      <w:r w:rsidRPr="000F56E3">
        <w:t>调度器（</w:t>
      </w:r>
      <w:r w:rsidRPr="000F56E3">
        <w:t>I/O Scheduler</w:t>
      </w:r>
      <w:r w:rsidRPr="000F56E3">
        <w:t>）：</w:t>
      </w:r>
      <w:r w:rsidRPr="000F56E3">
        <w:t>I/O</w:t>
      </w:r>
      <w:r w:rsidRPr="000F56E3">
        <w:t>调度器是内核中的一个组件，用于优化磁盘</w:t>
      </w:r>
      <w:r w:rsidRPr="000F56E3">
        <w:t>I/O</w:t>
      </w:r>
      <w:r w:rsidRPr="000F56E3">
        <w:t>请求的执行顺序。它</w:t>
      </w:r>
      <w:r w:rsidR="003160ED" w:rsidRPr="000F56E3">
        <w:t>实现在多队列块层中，</w:t>
      </w:r>
      <w:r w:rsidRPr="000F56E3">
        <w:t>通过</w:t>
      </w:r>
      <w:r w:rsidR="00F27419" w:rsidRPr="000F56E3">
        <w:t>设置</w:t>
      </w:r>
      <w:r w:rsidR="00B4311B" w:rsidRPr="000F56E3">
        <w:t>特定</w:t>
      </w:r>
      <w:r w:rsidRPr="000F56E3">
        <w:t>算法（如完全公平队列</w:t>
      </w:r>
      <w:r w:rsidRPr="000F56E3">
        <w:t>CFQ</w:t>
      </w:r>
      <w:r w:rsidRPr="000F56E3">
        <w:t>、</w:t>
      </w:r>
      <w:r w:rsidRPr="000F56E3">
        <w:t>Deadline</w:t>
      </w:r>
      <w:r w:rsidRPr="000F56E3">
        <w:t>等）来</w:t>
      </w:r>
      <w:r w:rsidR="003D7600" w:rsidRPr="000F56E3">
        <w:t>优化</w:t>
      </w:r>
      <w:r w:rsidR="00121688" w:rsidRPr="000F56E3">
        <w:t>I/O</w:t>
      </w:r>
      <w:r w:rsidR="00121688" w:rsidRPr="000F56E3">
        <w:t>请求的</w:t>
      </w:r>
      <w:r w:rsidR="003D7600" w:rsidRPr="000F56E3">
        <w:t>执行</w:t>
      </w:r>
      <w:r w:rsidRPr="000F56E3">
        <w:t>。</w:t>
      </w:r>
    </w:p>
    <w:p w14:paraId="6DF9DCA5" w14:textId="77777777" w:rsidR="001E37CA" w:rsidRPr="000F56E3" w:rsidRDefault="001E37CA">
      <w:pPr>
        <w:pStyle w:val="a0"/>
      </w:pPr>
      <w:r w:rsidRPr="000F56E3">
        <w:t>硬件抽象层（</w:t>
      </w:r>
      <w:r w:rsidRPr="000F56E3">
        <w:t>HAL - Hardware Abstraction Layer</w:t>
      </w:r>
      <w:r w:rsidRPr="000F56E3">
        <w:t>）：</w:t>
      </w:r>
      <w:r w:rsidRPr="000F56E3">
        <w:t>HAL</w:t>
      </w:r>
      <w:r w:rsidRPr="000F56E3">
        <w:t>是内核与硬件之间的中间层，它提供了一组通用的硬件访问接口。</w:t>
      </w:r>
      <w:r w:rsidRPr="000F56E3">
        <w:t>HAL</w:t>
      </w:r>
      <w:r w:rsidRPr="000F56E3">
        <w:t>隐藏了硬件的具体细节，使得内核和设备驱动可以以统一的方式与硬件交互。</w:t>
      </w:r>
    </w:p>
    <w:p w14:paraId="25928671" w14:textId="77777777" w:rsidR="001E37CA" w:rsidRPr="000F56E3" w:rsidRDefault="001E37CA">
      <w:pPr>
        <w:pStyle w:val="a0"/>
      </w:pPr>
      <w:r w:rsidRPr="000F56E3">
        <w:t>中断处理（</w:t>
      </w:r>
      <w:r w:rsidRPr="000F56E3">
        <w:t>Interrupt Handling</w:t>
      </w:r>
      <w:r w:rsidRPr="000F56E3">
        <w:t>）：当</w:t>
      </w:r>
      <w:r w:rsidRPr="000F56E3">
        <w:t>I/O</w:t>
      </w:r>
      <w:r w:rsidRPr="000F56E3">
        <w:t>操作完成时，硬件设备会通过中断信号通知</w:t>
      </w:r>
      <w:r w:rsidRPr="000F56E3">
        <w:t>CPU</w:t>
      </w:r>
      <w:r w:rsidRPr="000F56E3">
        <w:t>。内核中的中断处理程序会响应这些中断，完成</w:t>
      </w:r>
      <w:r w:rsidRPr="000F56E3">
        <w:t>I/O</w:t>
      </w:r>
      <w:r w:rsidRPr="000F56E3">
        <w:t>操作的收尾工作，如更新缓冲区状态、唤醒等待的进程等。</w:t>
      </w:r>
    </w:p>
    <w:p w14:paraId="013C65F6" w14:textId="77777777" w:rsidR="001E37CA" w:rsidRPr="000F56E3" w:rsidRDefault="001E37CA">
      <w:pPr>
        <w:pStyle w:val="a0"/>
      </w:pPr>
      <w:r w:rsidRPr="000F56E3">
        <w:t>硬件设备（</w:t>
      </w:r>
      <w:r w:rsidRPr="000F56E3">
        <w:t>Hardware Devices</w:t>
      </w:r>
      <w:r w:rsidRPr="000F56E3">
        <w:t>）：硬件设备是</w:t>
      </w:r>
      <w:r w:rsidRPr="000F56E3">
        <w:t>I/O</w:t>
      </w:r>
      <w:r w:rsidRPr="000F56E3">
        <w:t>栈的最底层，包括磁盘、网络接口卡等。硬件设备负责实际的数据存储和传输工作。</w:t>
      </w:r>
    </w:p>
    <w:p w14:paraId="052037BB" w14:textId="4931243E" w:rsidR="001E37CA" w:rsidRPr="000F56E3" w:rsidRDefault="001E37CA" w:rsidP="00D52E28">
      <w:r w:rsidRPr="000F56E3">
        <w:t>了解了上述各层次的</w:t>
      </w:r>
      <w:r w:rsidR="008B5C2B" w:rsidRPr="000F56E3">
        <w:t>基本概念</w:t>
      </w:r>
      <w:r w:rsidRPr="000F56E3">
        <w:t>，我们可以将</w:t>
      </w:r>
      <w:r w:rsidRPr="000F56E3">
        <w:t>Linux I/O</w:t>
      </w:r>
      <w:r w:rsidRPr="000F56E3">
        <w:t>总结为如下几个功能模块：</w:t>
      </w:r>
    </w:p>
    <w:p w14:paraId="30DC2038" w14:textId="77777777" w:rsidR="00BC5600" w:rsidRPr="000F56E3" w:rsidRDefault="00BC5600" w:rsidP="004144C4">
      <w:pPr>
        <w:pStyle w:val="a0"/>
        <w:numPr>
          <w:ilvl w:val="0"/>
          <w:numId w:val="11"/>
        </w:numPr>
      </w:pPr>
      <w:r w:rsidRPr="000F56E3">
        <w:t>系统调用：提供了用户空间与内核空间之间的接口。</w:t>
      </w:r>
    </w:p>
    <w:p w14:paraId="5DCAEBB9" w14:textId="16DA469E" w:rsidR="001E37CA" w:rsidRPr="000F56E3" w:rsidRDefault="001E37CA" w:rsidP="00947734">
      <w:pPr>
        <w:pStyle w:val="a0"/>
      </w:pPr>
      <w:r w:rsidRPr="000F56E3">
        <w:t>文件系统抽象：提供了统一的文件系统抽象，不同的文件系统可以通过</w:t>
      </w:r>
      <w:r w:rsidRPr="000F56E3">
        <w:rPr>
          <w:szCs w:val="21"/>
        </w:rPr>
        <w:t>VFS</w:t>
      </w:r>
      <w:r w:rsidRPr="000F56E3">
        <w:t>对接到</w:t>
      </w:r>
      <w:r w:rsidRPr="000F56E3">
        <w:rPr>
          <w:szCs w:val="21"/>
        </w:rPr>
        <w:t>LINUX</w:t>
      </w:r>
      <w:r w:rsidRPr="000F56E3">
        <w:t>。</w:t>
      </w:r>
    </w:p>
    <w:p w14:paraId="4CC207A0" w14:textId="77777777" w:rsidR="001E37CA" w:rsidRPr="000F56E3" w:rsidRDefault="001E37CA">
      <w:pPr>
        <w:pStyle w:val="a0"/>
      </w:pPr>
      <w:r w:rsidRPr="000F56E3">
        <w:t>设备驱动：管理硬件设备，将</w:t>
      </w:r>
      <w:r w:rsidRPr="000F56E3">
        <w:rPr>
          <w:szCs w:val="21"/>
        </w:rPr>
        <w:t>I/O</w:t>
      </w:r>
      <w:r w:rsidRPr="000F56E3">
        <w:t>请求转换为硬件命令。</w:t>
      </w:r>
    </w:p>
    <w:p w14:paraId="4AAB62C9" w14:textId="77777777" w:rsidR="001E37CA" w:rsidRPr="000F56E3" w:rsidRDefault="001E37CA">
      <w:pPr>
        <w:pStyle w:val="a0"/>
      </w:pPr>
      <w:r w:rsidRPr="000F56E3">
        <w:lastRenderedPageBreak/>
        <w:t>I/O</w:t>
      </w:r>
      <w:r w:rsidRPr="000F56E3">
        <w:t>调度器：优化磁盘</w:t>
      </w:r>
      <w:r w:rsidRPr="000F56E3">
        <w:t>I/O</w:t>
      </w:r>
      <w:r w:rsidRPr="000F56E3">
        <w:t>请求的执行顺序。</w:t>
      </w:r>
    </w:p>
    <w:p w14:paraId="2BF994CF" w14:textId="77777777" w:rsidR="001E37CA" w:rsidRPr="000F56E3" w:rsidRDefault="001E37CA">
      <w:pPr>
        <w:pStyle w:val="a0"/>
      </w:pPr>
      <w:r w:rsidRPr="000F56E3">
        <w:t>中断处理：响应硬件设备的中断信号，完成</w:t>
      </w:r>
      <w:r w:rsidRPr="000F56E3">
        <w:t>I/O</w:t>
      </w:r>
      <w:r w:rsidRPr="000F56E3">
        <w:t>操作。</w:t>
      </w:r>
    </w:p>
    <w:p w14:paraId="51F91887" w14:textId="069217CE" w:rsidR="00012DB2" w:rsidRPr="000F56E3" w:rsidRDefault="00E50E6C" w:rsidP="002A4D84">
      <w:pPr>
        <w:jc w:val="center"/>
      </w:pPr>
      <w:r w:rsidRPr="000F56E3">
        <w:rPr>
          <w:noProof/>
        </w:rPr>
        <w:drawing>
          <wp:inline distT="0" distB="0" distL="0" distR="0" wp14:anchorId="1320C957" wp14:editId="42A25FA5">
            <wp:extent cx="4933950" cy="6496216"/>
            <wp:effectExtent l="0" t="0" r="0" b="0"/>
            <wp:docPr id="3"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形 3"/>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4933950" cy="6496216"/>
                    </a:xfrm>
                    <a:prstGeom prst="rect">
                      <a:avLst/>
                    </a:prstGeom>
                  </pic:spPr>
                </pic:pic>
              </a:graphicData>
            </a:graphic>
          </wp:inline>
        </w:drawing>
      </w:r>
    </w:p>
    <w:p w14:paraId="125D07A7" w14:textId="38627B12" w:rsidR="00A04A6F" w:rsidRPr="000F56E3" w:rsidRDefault="00A04A6F" w:rsidP="002A4D84">
      <w:pPr>
        <w:pStyle w:val="a7"/>
      </w:pPr>
      <w:r w:rsidRPr="000F56E3">
        <w:t>图</w:t>
      </w:r>
      <w:r w:rsidRPr="000F56E3">
        <w:t>2</w:t>
      </w:r>
      <w:r w:rsidR="00E63147" w:rsidRPr="000F56E3">
        <w:t>-2</w:t>
      </w:r>
      <w:r w:rsidR="008C3B58" w:rsidRPr="000F56E3">
        <w:t xml:space="preserve"> </w:t>
      </w:r>
      <w:r w:rsidR="008C3B58" w:rsidRPr="000F56E3">
        <w:t>常用</w:t>
      </w:r>
      <w:r w:rsidRPr="000F56E3">
        <w:t>Linux I/O</w:t>
      </w:r>
      <w:r w:rsidRPr="000F56E3">
        <w:t>栈</w:t>
      </w:r>
    </w:p>
    <w:p w14:paraId="060095BF" w14:textId="2B35AF8B" w:rsidR="009F2B6C" w:rsidRPr="000F56E3" w:rsidRDefault="009F2B6C" w:rsidP="00D52E28">
      <w:pPr>
        <w:pStyle w:val="3"/>
      </w:pPr>
      <w:r w:rsidRPr="000F56E3">
        <w:t>现行</w:t>
      </w:r>
      <w:r w:rsidRPr="000F56E3">
        <w:t xml:space="preserve">Linux I/O </w:t>
      </w:r>
      <w:r w:rsidR="00E8054A" w:rsidRPr="000F56E3">
        <w:t>栈</w:t>
      </w:r>
    </w:p>
    <w:p w14:paraId="5F7D84CB" w14:textId="492457EB" w:rsidR="009F2B6C" w:rsidRPr="000F56E3" w:rsidRDefault="009F2B6C" w:rsidP="00D52E28">
      <w:r w:rsidRPr="000F56E3">
        <w:t>现有的常用</w:t>
      </w:r>
      <w:r w:rsidRPr="000F56E3">
        <w:t>I/O</w:t>
      </w:r>
      <w:r w:rsidRPr="000F56E3">
        <w:t>栈（驱动以</w:t>
      </w:r>
      <w:r w:rsidRPr="000F56E3">
        <w:t>NVMe</w:t>
      </w:r>
      <w:r w:rsidRPr="000F56E3">
        <w:t>设备为例）如图</w:t>
      </w:r>
      <w:r w:rsidRPr="000F56E3">
        <w:t>2</w:t>
      </w:r>
      <w:r w:rsidR="008E3CDB" w:rsidRPr="000F56E3">
        <w:t>-2</w:t>
      </w:r>
      <w:r w:rsidRPr="000F56E3">
        <w:t>所示</w:t>
      </w:r>
      <w:r w:rsidR="00EC73B2" w:rsidRPr="000F56E3">
        <w:t>。</w:t>
      </w:r>
      <w:r w:rsidRPr="000F56E3">
        <w:t>图中展示了多种</w:t>
      </w:r>
      <w:r w:rsidRPr="000F56E3">
        <w:t>I/O</w:t>
      </w:r>
      <w:r w:rsidRPr="000F56E3">
        <w:t>接口和方法，它们在现代</w:t>
      </w:r>
      <w:r w:rsidRPr="000F56E3">
        <w:t>Linux</w:t>
      </w:r>
      <w:r w:rsidRPr="000F56E3">
        <w:t>系统中提供</w:t>
      </w:r>
      <w:r w:rsidR="00EF35C7" w:rsidRPr="000F56E3">
        <w:t>不同的</w:t>
      </w:r>
      <w:r w:rsidRPr="000F56E3">
        <w:t>数据读写</w:t>
      </w:r>
      <w:r w:rsidR="00586AE5" w:rsidRPr="000F56E3">
        <w:t>路径，</w:t>
      </w:r>
      <w:r w:rsidRPr="000F56E3">
        <w:t>其中比</w:t>
      </w:r>
      <w:r w:rsidRPr="000F56E3">
        <w:lastRenderedPageBreak/>
        <w:t>较重要的技术</w:t>
      </w:r>
      <w:r w:rsidR="002157E4">
        <w:rPr>
          <w:rFonts w:hint="eastAsia"/>
        </w:rPr>
        <w:t>概念</w:t>
      </w:r>
      <w:r w:rsidR="004A3A26" w:rsidRPr="000F56E3">
        <w:t>有</w:t>
      </w:r>
      <w:r w:rsidRPr="000F56E3">
        <w:t>：</w:t>
      </w:r>
    </w:p>
    <w:p w14:paraId="48930A14" w14:textId="22E072BD" w:rsidR="00847D7C" w:rsidRPr="000F56E3" w:rsidRDefault="0021486E" w:rsidP="004144C4">
      <w:pPr>
        <w:pStyle w:val="a0"/>
        <w:numPr>
          <w:ilvl w:val="0"/>
          <w:numId w:val="10"/>
        </w:numPr>
      </w:pPr>
      <w:r w:rsidRPr="000F56E3">
        <w:t>POSIX</w:t>
      </w:r>
      <w:r w:rsidRPr="000F56E3">
        <w:t>同步</w:t>
      </w:r>
      <w:r w:rsidRPr="000F56E3">
        <w:t>I/O</w:t>
      </w:r>
      <w:r w:rsidR="00D2500B" w:rsidRPr="000F56E3">
        <w:t xml:space="preserve"> </w:t>
      </w:r>
      <w:r w:rsidR="0079486C" w:rsidRPr="000F56E3">
        <w:t>：</w:t>
      </w:r>
      <w:r w:rsidR="00D2500B" w:rsidRPr="000F56E3">
        <w:t>POSIX</w:t>
      </w:r>
      <w:r w:rsidR="00D2500B" w:rsidRPr="000F56E3">
        <w:t>通用接口同步</w:t>
      </w:r>
      <w:r w:rsidR="00D2500B" w:rsidRPr="000F56E3">
        <w:t>I/O</w:t>
      </w:r>
      <w:r w:rsidR="00D2500B" w:rsidRPr="000F56E3">
        <w:t>是最基本的</w:t>
      </w:r>
      <w:r w:rsidR="00D2500B" w:rsidRPr="000F56E3">
        <w:t>I/O</w:t>
      </w:r>
      <w:r w:rsidR="00D2500B" w:rsidRPr="000F56E3">
        <w:t>形式，应用程序通过如</w:t>
      </w:r>
      <w:r w:rsidR="00D2500B" w:rsidRPr="000F56E3">
        <w:t>pread()</w:t>
      </w:r>
      <w:r w:rsidR="00D2500B" w:rsidRPr="000F56E3">
        <w:t>和</w:t>
      </w:r>
      <w:r w:rsidR="00D2500B" w:rsidRPr="000F56E3">
        <w:t>pwrite()</w:t>
      </w:r>
      <w:r w:rsidR="00D2500B" w:rsidRPr="000F56E3">
        <w:t>等系统调用直接读写文件。这种方式下，应用程序会在</w:t>
      </w:r>
      <w:r w:rsidR="00D2500B" w:rsidRPr="000F56E3">
        <w:t>I/O</w:t>
      </w:r>
      <w:r w:rsidR="00D2500B" w:rsidRPr="000F56E3">
        <w:t>操作完成之前阻塞（等待）；对应的异步</w:t>
      </w:r>
      <w:r w:rsidR="00D2500B" w:rsidRPr="000F56E3">
        <w:t>I/O</w:t>
      </w:r>
      <w:r w:rsidR="00D2500B" w:rsidRPr="000F56E3">
        <w:t>（</w:t>
      </w:r>
      <w:r w:rsidR="00D2500B" w:rsidRPr="000F56E3">
        <w:t>AIO</w:t>
      </w:r>
      <w:r w:rsidR="00D2500B" w:rsidRPr="000F56E3">
        <w:t>）通过</w:t>
      </w:r>
      <w:r w:rsidR="00D2500B" w:rsidRPr="000F56E3">
        <w:t>aio_read()</w:t>
      </w:r>
      <w:r w:rsidR="00D2500B" w:rsidRPr="000F56E3">
        <w:t>和</w:t>
      </w:r>
      <w:r w:rsidR="00D2500B" w:rsidRPr="000F56E3">
        <w:t>aio_write()</w:t>
      </w:r>
      <w:r w:rsidR="00D2500B" w:rsidRPr="000F56E3">
        <w:t>等系统调用实现。</w:t>
      </w:r>
      <w:r w:rsidR="00D2500B" w:rsidRPr="000F56E3">
        <w:t>AIO</w:t>
      </w:r>
      <w:r w:rsidR="00D2500B" w:rsidRPr="000F56E3">
        <w:t>允许应用程序在</w:t>
      </w:r>
      <w:r w:rsidR="00D2500B" w:rsidRPr="000F56E3">
        <w:t>I/O</w:t>
      </w:r>
      <w:r w:rsidR="00D2500B" w:rsidRPr="000F56E3">
        <w:t>操作正在进行时继续执行其他任务，当操作完成时，应用程序会收到通知。这种方式减少了应用程序等待</w:t>
      </w:r>
      <w:r w:rsidR="00D2500B" w:rsidRPr="000F56E3">
        <w:t>I/O</w:t>
      </w:r>
      <w:r w:rsidR="00D2500B" w:rsidRPr="000F56E3">
        <w:t>操作完成的时间，提高了设备利用率。</w:t>
      </w:r>
    </w:p>
    <w:p w14:paraId="1B59FF80" w14:textId="31FDC7A3" w:rsidR="009F2B6C" w:rsidRPr="000F56E3" w:rsidRDefault="00A41DFC" w:rsidP="00947734">
      <w:pPr>
        <w:pStyle w:val="a0"/>
        <w:numPr>
          <w:ilvl w:val="0"/>
          <w:numId w:val="10"/>
        </w:numPr>
      </w:pPr>
      <w:r w:rsidRPr="000F56E3">
        <w:t>io_uring</w:t>
      </w:r>
      <w:r w:rsidR="004138E5" w:rsidRPr="000F56E3">
        <w:t>：</w:t>
      </w:r>
      <w:r w:rsidR="009F2B6C" w:rsidRPr="000F56E3">
        <w:t>io_uring</w:t>
      </w:r>
      <w:r w:rsidR="009F2B6C" w:rsidRPr="000F56E3">
        <w:t>是</w:t>
      </w:r>
      <w:r w:rsidR="009F2B6C" w:rsidRPr="000F56E3">
        <w:t>Linux</w:t>
      </w:r>
      <w:r w:rsidR="009F2B6C" w:rsidRPr="000F56E3">
        <w:t>中相对较新的一种异步</w:t>
      </w:r>
      <w:r w:rsidR="009F2B6C" w:rsidRPr="000F56E3">
        <w:t>I/O</w:t>
      </w:r>
      <w:r w:rsidR="009F2B6C" w:rsidRPr="000F56E3">
        <w:t>接口，设计目的是为了提供高性能的异步</w:t>
      </w:r>
      <w:r w:rsidR="009F2B6C" w:rsidRPr="000F56E3">
        <w:t>I/O</w:t>
      </w:r>
      <w:r w:rsidR="009F2B6C" w:rsidRPr="000F56E3">
        <w:t>操作，尤其是在高负载环境下。它通过使用两个队列</w:t>
      </w:r>
      <w:r w:rsidR="009F2B6C" w:rsidRPr="000F56E3">
        <w:t>—</w:t>
      </w:r>
      <w:r w:rsidR="009F2B6C" w:rsidRPr="000F56E3">
        <w:t>提交队列（</w:t>
      </w:r>
      <w:r w:rsidR="009F2B6C" w:rsidRPr="000F56E3">
        <w:t>SQ</w:t>
      </w:r>
      <w:r w:rsidR="009F2B6C" w:rsidRPr="000F56E3">
        <w:t>）和完成队列（</w:t>
      </w:r>
      <w:r w:rsidR="009F2B6C" w:rsidRPr="000F56E3">
        <w:t>CQ</w:t>
      </w:r>
      <w:r w:rsidR="009F2B6C" w:rsidRPr="000F56E3">
        <w:t>）</w:t>
      </w:r>
      <w:r w:rsidR="009F2B6C" w:rsidRPr="000F56E3">
        <w:t>—</w:t>
      </w:r>
      <w:r w:rsidR="009F2B6C" w:rsidRPr="000F56E3">
        <w:t>来管理</w:t>
      </w:r>
      <w:r w:rsidR="009F2B6C" w:rsidRPr="000F56E3">
        <w:t>I/O</w:t>
      </w:r>
      <w:r w:rsidR="009F2B6C" w:rsidRPr="000F56E3">
        <w:t>请求和完成事件，极大地减少了系统调用的开销，并且提供了比传统</w:t>
      </w:r>
      <w:r w:rsidR="009F2B6C" w:rsidRPr="000F56E3">
        <w:t>AIO</w:t>
      </w:r>
      <w:r w:rsidR="009F2B6C" w:rsidRPr="000F56E3">
        <w:t>更灵活的操作方式。</w:t>
      </w:r>
    </w:p>
    <w:p w14:paraId="6080354E" w14:textId="3333BC1C" w:rsidR="009F2B6C" w:rsidRPr="000F56E3" w:rsidRDefault="009F2B6C">
      <w:pPr>
        <w:pStyle w:val="a0"/>
        <w:numPr>
          <w:ilvl w:val="0"/>
          <w:numId w:val="10"/>
        </w:numPr>
      </w:pPr>
      <w:r w:rsidRPr="000F56E3">
        <w:t>块层（</w:t>
      </w:r>
      <w:r w:rsidRPr="000F56E3">
        <w:t>Block Layer</w:t>
      </w:r>
      <w:r w:rsidRPr="000F56E3">
        <w:t>）：这不是一种应用层可以直接使用的</w:t>
      </w:r>
      <w:r w:rsidRPr="000F56E3">
        <w:t>I/O</w:t>
      </w:r>
      <w:r w:rsidRPr="000F56E3">
        <w:t>方式，而是操作系统内部用于处理磁盘块设备</w:t>
      </w:r>
      <w:r w:rsidRPr="000F56E3">
        <w:t>I/O</w:t>
      </w:r>
      <w:r w:rsidRPr="000F56E3">
        <w:t>请求的一种机制。它使用</w:t>
      </w:r>
      <w:r w:rsidRPr="000F56E3">
        <w:t>bio</w:t>
      </w:r>
      <w:r w:rsidRPr="000F56E3">
        <w:t>结构（块</w:t>
      </w:r>
      <w:r w:rsidRPr="000F56E3">
        <w:t>I/O</w:t>
      </w:r>
      <w:r w:rsidRPr="000F56E3">
        <w:t>结构）来管理磁盘</w:t>
      </w:r>
      <w:r w:rsidRPr="000F56E3">
        <w:t>I/O</w:t>
      </w:r>
      <w:r w:rsidRPr="000F56E3">
        <w:t>请求。块层还负责</w:t>
      </w:r>
      <w:r w:rsidRPr="000F56E3">
        <w:t>I/O</w:t>
      </w:r>
      <w:r w:rsidRPr="000F56E3">
        <w:t>调度，即决定如何排序和优化磁盘操作以提高效率和性能，使用的调度算法包括</w:t>
      </w:r>
      <w:r w:rsidRPr="000F56E3">
        <w:t>bfq</w:t>
      </w:r>
      <w:r w:rsidRPr="000F56E3">
        <w:t>、</w:t>
      </w:r>
      <w:r w:rsidRPr="000F56E3">
        <w:t>kyber</w:t>
      </w:r>
      <w:r w:rsidRPr="000F56E3">
        <w:t>和</w:t>
      </w:r>
      <w:r w:rsidRPr="000F56E3">
        <w:t>mq-deadline</w:t>
      </w:r>
      <w:r w:rsidRPr="000F56E3">
        <w:t>等。</w:t>
      </w:r>
    </w:p>
    <w:p w14:paraId="10CB11ED" w14:textId="4FBC298C" w:rsidR="009F2B6C" w:rsidRPr="000F56E3" w:rsidRDefault="009F2B6C">
      <w:pPr>
        <w:pStyle w:val="a0"/>
        <w:numPr>
          <w:ilvl w:val="0"/>
          <w:numId w:val="10"/>
        </w:numPr>
      </w:pPr>
      <w:r w:rsidRPr="000F56E3">
        <w:t>NVMe I/O</w:t>
      </w:r>
      <w:r w:rsidRPr="000F56E3">
        <w:t>：</w:t>
      </w:r>
      <w:r w:rsidRPr="000F56E3">
        <w:t>NVMe</w:t>
      </w:r>
      <w:r w:rsidR="0030772C" w:rsidRPr="000F56E3">
        <w:t>（</w:t>
      </w:r>
      <w:r w:rsidR="0030772C" w:rsidRPr="000F56E3">
        <w:t>Non-Volatile Memory express Zoned Namespaces</w:t>
      </w:r>
      <w:r w:rsidR="000463DA" w:rsidRPr="000F56E3">
        <w:t>）</w:t>
      </w:r>
      <w:r w:rsidRPr="000F56E3">
        <w:t>是一种专为固态存储设计的存储协议，通过</w:t>
      </w:r>
      <w:r w:rsidRPr="000F56E3">
        <w:t>PCIe</w:t>
      </w:r>
      <w:r w:rsidRPr="000F56E3">
        <w:t>接口与设备通信，比传统的</w:t>
      </w:r>
      <w:r w:rsidRPr="000F56E3">
        <w:t>SATA SSD</w:t>
      </w:r>
      <w:r w:rsidRPr="000F56E3">
        <w:t>有更低的延迟和更高的吞吐量。如图</w:t>
      </w:r>
      <w:r w:rsidRPr="000F56E3">
        <w:t>2</w:t>
      </w:r>
      <w:r w:rsidRPr="000F56E3">
        <w:t>所示，</w:t>
      </w:r>
      <w:r w:rsidRPr="000F56E3">
        <w:t>NVMe</w:t>
      </w:r>
      <w:r w:rsidRPr="000F56E3">
        <w:t>驱动将</w:t>
      </w:r>
      <w:r w:rsidRPr="000F56E3">
        <w:t>I/O</w:t>
      </w:r>
      <w:r w:rsidRPr="000F56E3">
        <w:t>请求转化为</w:t>
      </w:r>
      <w:r w:rsidRPr="000F56E3">
        <w:t>NVMe</w:t>
      </w:r>
      <w:r w:rsidRPr="000F56E3">
        <w:t>命令，通过</w:t>
      </w:r>
      <w:r w:rsidRPr="000F56E3">
        <w:t>PCIe</w:t>
      </w:r>
      <w:r w:rsidRPr="000F56E3">
        <w:t>接口发送到</w:t>
      </w:r>
      <w:r w:rsidRPr="000F56E3">
        <w:t>SSD</w:t>
      </w:r>
      <w:r w:rsidRPr="000F56E3">
        <w:t>，然后处理由</w:t>
      </w:r>
      <w:r w:rsidRPr="000F56E3">
        <w:t>SSD</w:t>
      </w:r>
      <w:r w:rsidRPr="000F56E3">
        <w:t>发送的中断来通知请求的完成。</w:t>
      </w:r>
    </w:p>
    <w:p w14:paraId="597B5D9B" w14:textId="4056165B" w:rsidR="009F2B6C" w:rsidRPr="000F56E3" w:rsidRDefault="009F2B6C" w:rsidP="00D52E28">
      <w:r w:rsidRPr="000F56E3">
        <w:t>每种</w:t>
      </w:r>
      <w:r w:rsidRPr="000F56E3">
        <w:t>I/O</w:t>
      </w:r>
      <w:r w:rsidRPr="000F56E3">
        <w:t>方式都有其特定的用途和优势，选择哪一种取决于应用程序的需求、系统性能目标和存储设备的特性。</w:t>
      </w:r>
    </w:p>
    <w:p w14:paraId="0A0F9377" w14:textId="23268145" w:rsidR="009F2B6C" w:rsidRPr="000F56E3" w:rsidRDefault="009F2B6C" w:rsidP="00D52E28">
      <w:pPr>
        <w:pStyle w:val="3"/>
        <w:rPr>
          <w:rStyle w:val="md-plain"/>
        </w:rPr>
      </w:pPr>
      <w:r w:rsidRPr="000F56E3">
        <w:rPr>
          <w:rStyle w:val="md-plain"/>
        </w:rPr>
        <w:t>传统</w:t>
      </w:r>
      <w:r w:rsidRPr="000F56E3">
        <w:rPr>
          <w:rStyle w:val="md-plain"/>
        </w:rPr>
        <w:t>Linux I/O</w:t>
      </w:r>
      <w:r w:rsidR="007124C0" w:rsidRPr="000F56E3">
        <w:rPr>
          <w:rStyle w:val="md-plain"/>
        </w:rPr>
        <w:t>路径中</w:t>
      </w:r>
      <w:r w:rsidRPr="000F56E3">
        <w:rPr>
          <w:rStyle w:val="md-plain"/>
        </w:rPr>
        <w:t>存在的问题</w:t>
      </w:r>
    </w:p>
    <w:p w14:paraId="3BDC91AD" w14:textId="72FB0D5D" w:rsidR="009F2B6C" w:rsidRPr="000F56E3" w:rsidRDefault="009E71E2" w:rsidP="00D52E28">
      <w:r w:rsidRPr="000F56E3">
        <w:t>整个</w:t>
      </w:r>
      <w:r w:rsidRPr="000F56E3">
        <w:t>I/O</w:t>
      </w:r>
      <w:r w:rsidRPr="000F56E3">
        <w:t>路径涉及了很多层次，并且面对应用的需求越来越繁杂，最终使得现行的</w:t>
      </w:r>
      <w:r w:rsidRPr="000F56E3">
        <w:t>I/O</w:t>
      </w:r>
      <w:r w:rsidRPr="000F56E3">
        <w:t>栈非常冗杂。</w:t>
      </w:r>
      <w:r w:rsidR="00831EC8" w:rsidRPr="000F56E3">
        <w:t>其中，</w:t>
      </w:r>
      <w:r w:rsidR="0030039E" w:rsidRPr="000F56E3">
        <w:t>传统的</w:t>
      </w:r>
      <w:r w:rsidRPr="000F56E3">
        <w:t>I/O</w:t>
      </w:r>
      <w:r w:rsidR="0030039E" w:rsidRPr="000F56E3">
        <w:t>路径</w:t>
      </w:r>
      <w:r w:rsidR="00B81A51" w:rsidRPr="000F56E3">
        <w:t>为了保持其通用性，</w:t>
      </w:r>
      <w:r w:rsidR="0030039E" w:rsidRPr="000F56E3">
        <w:t>已经面临</w:t>
      </w:r>
      <w:r w:rsidRPr="000F56E3">
        <w:t>非常多的问题，严重影响了存储系统的性能</w:t>
      </w:r>
      <w:r w:rsidR="00676AEA" w:rsidRPr="000F56E3">
        <w:t>。包</w:t>
      </w:r>
      <w:r w:rsidR="009F2B6C" w:rsidRPr="000F56E3">
        <w:t>括但不限于如下方面：</w:t>
      </w:r>
    </w:p>
    <w:p w14:paraId="4D117B4F" w14:textId="5FCF088D" w:rsidR="005E4726" w:rsidRPr="000F56E3" w:rsidRDefault="005E4726" w:rsidP="004144C4">
      <w:pPr>
        <w:pStyle w:val="a0"/>
        <w:numPr>
          <w:ilvl w:val="0"/>
          <w:numId w:val="22"/>
        </w:numPr>
      </w:pPr>
      <w:r w:rsidRPr="000F56E3">
        <w:t>性能瓶颈：传统</w:t>
      </w:r>
      <w:r w:rsidRPr="000F56E3">
        <w:t>I/O</w:t>
      </w:r>
      <w:r w:rsidRPr="000F56E3">
        <w:t>栈设计之初并未考虑到</w:t>
      </w:r>
      <w:r w:rsidRPr="000F56E3">
        <w:t>SSD</w:t>
      </w:r>
      <w:r w:rsidRPr="000F56E3">
        <w:t>的高吞吐量</w:t>
      </w:r>
      <w:r w:rsidR="001076B4" w:rsidRPr="000F56E3">
        <w:t>的</w:t>
      </w:r>
      <w:r w:rsidRPr="000F56E3">
        <w:t>特性，因此在处理高速数据传输时，</w:t>
      </w:r>
      <w:r w:rsidR="00A550B7" w:rsidRPr="000F56E3">
        <w:t>使用传统的</w:t>
      </w:r>
      <w:r w:rsidRPr="000F56E3">
        <w:t>I/O</w:t>
      </w:r>
      <w:r w:rsidRPr="000F56E3">
        <w:t>栈可能成为整个系统的性能瓶颈。</w:t>
      </w:r>
      <w:r w:rsidR="009E4272" w:rsidRPr="000F56E3">
        <w:lastRenderedPageBreak/>
        <w:t>尤其体现在</w:t>
      </w:r>
      <w:r w:rsidR="00955AF2" w:rsidRPr="000F56E3">
        <w:t>可能无法充分利用</w:t>
      </w:r>
      <w:r w:rsidR="00955AF2" w:rsidRPr="000F56E3">
        <w:t>SSD</w:t>
      </w:r>
      <w:r w:rsidR="00955AF2" w:rsidRPr="000F56E3">
        <w:t>的高</w:t>
      </w:r>
      <w:r w:rsidR="00955AF2" w:rsidRPr="000F56E3">
        <w:t>IOPS</w:t>
      </w:r>
      <w:r w:rsidR="00955AF2" w:rsidRPr="000F56E3">
        <w:t>（每秒输入</w:t>
      </w:r>
      <w:r w:rsidR="00955AF2" w:rsidRPr="000F56E3">
        <w:t>/</w:t>
      </w:r>
      <w:r w:rsidR="00955AF2" w:rsidRPr="000F56E3">
        <w:t>输出操作数）能力，限制了其性能表现。</w:t>
      </w:r>
    </w:p>
    <w:p w14:paraId="51EB94B6" w14:textId="1DC0603D" w:rsidR="009F2B6C" w:rsidRPr="000F56E3" w:rsidRDefault="009F2B6C" w:rsidP="004144C4">
      <w:pPr>
        <w:pStyle w:val="a0"/>
      </w:pPr>
      <w:r w:rsidRPr="000F56E3">
        <w:t>高延迟</w:t>
      </w:r>
      <w:r w:rsidR="008F71ED" w:rsidRPr="000F56E3">
        <w:t>与主机资源消耗</w:t>
      </w:r>
      <w:r w:rsidRPr="000F56E3">
        <w:t>：由于传统</w:t>
      </w:r>
      <w:r w:rsidRPr="000F56E3">
        <w:t>I/O</w:t>
      </w:r>
      <w:r w:rsidRPr="000F56E3">
        <w:t>栈在数据传输过程中涉及多次上下文切换和缓冲，导致整体延迟增加，这在对延迟敏感的应用中尤为突出。</w:t>
      </w:r>
      <w:r w:rsidR="008106D1" w:rsidRPr="000F56E3">
        <w:t>这些过程</w:t>
      </w:r>
      <w:r w:rsidRPr="000F56E3">
        <w:t>可能会消耗大量</w:t>
      </w:r>
      <w:r w:rsidRPr="000F56E3">
        <w:t>CPU</w:t>
      </w:r>
      <w:r w:rsidRPr="000F56E3">
        <w:t>和内存资源，尤其是在进行大量随机读写操作时。</w:t>
      </w:r>
    </w:p>
    <w:p w14:paraId="55B4DE69" w14:textId="211AB152" w:rsidR="009F2B6C" w:rsidRPr="000F56E3" w:rsidRDefault="009F2B6C" w:rsidP="00947734">
      <w:pPr>
        <w:pStyle w:val="a0"/>
      </w:pPr>
      <w:r w:rsidRPr="000F56E3">
        <w:t>扩展性问题：随着存储设备容量的增加和分布式系统的普及，传统</w:t>
      </w:r>
      <w:r w:rsidRPr="000F56E3">
        <w:t>I/O</w:t>
      </w:r>
      <w:r w:rsidRPr="000F56E3">
        <w:t>栈在扩展性上存在限制，难以适应大规模存储系统的需求。</w:t>
      </w:r>
    </w:p>
    <w:p w14:paraId="087BD4C6" w14:textId="77777777" w:rsidR="00282012" w:rsidRPr="000F56E3" w:rsidRDefault="009F2B6C">
      <w:pPr>
        <w:pStyle w:val="a0"/>
      </w:pPr>
      <w:r w:rsidRPr="000F56E3">
        <w:t>缺乏硬件特性利用：现代</w:t>
      </w:r>
      <w:r w:rsidRPr="000F56E3">
        <w:t>SSD</w:t>
      </w:r>
      <w:r w:rsidRPr="000F56E3">
        <w:t>具有一些能够提升性能的硬件特性（如</w:t>
      </w:r>
      <w:r w:rsidRPr="000F56E3">
        <w:t>NVMe</w:t>
      </w:r>
      <w:r w:rsidRPr="000F56E3">
        <w:t>的队列特性），传统</w:t>
      </w:r>
      <w:r w:rsidRPr="000F56E3">
        <w:t>I/O</w:t>
      </w:r>
      <w:r w:rsidRPr="000F56E3">
        <w:t>栈未能充分利用这些特性，从而无法发挥</w:t>
      </w:r>
      <w:r w:rsidRPr="000F56E3">
        <w:t>SSD</w:t>
      </w:r>
      <w:r w:rsidRPr="000F56E3">
        <w:t>的全部性能。</w:t>
      </w:r>
    </w:p>
    <w:p w14:paraId="675BBB69" w14:textId="0E5A4F25" w:rsidR="009F2B6C" w:rsidRPr="000F56E3" w:rsidRDefault="009F2B6C">
      <w:pPr>
        <w:pStyle w:val="a0"/>
      </w:pPr>
      <w:r w:rsidRPr="000F56E3">
        <w:t>I/O</w:t>
      </w:r>
      <w:r w:rsidRPr="000F56E3">
        <w:t>调度问题：在高负载情况下，传统</w:t>
      </w:r>
      <w:r w:rsidRPr="000F56E3">
        <w:t>I/O</w:t>
      </w:r>
      <w:r w:rsidRPr="000F56E3">
        <w:t>栈的调度算法可能导致</w:t>
      </w:r>
      <w:r w:rsidRPr="000F56E3">
        <w:t>I/O</w:t>
      </w:r>
      <w:r w:rsidRPr="000F56E3">
        <w:t>请求的不公平等待</w:t>
      </w:r>
      <w:r w:rsidR="00E12ABA" w:rsidRPr="000F56E3">
        <w:t>或者是调度本身开销过高</w:t>
      </w:r>
      <w:r w:rsidRPr="000F56E3">
        <w:t>，影响整体性能。</w:t>
      </w:r>
    </w:p>
    <w:p w14:paraId="5D289C72" w14:textId="0333F97B" w:rsidR="00C23733" w:rsidRPr="000F56E3" w:rsidRDefault="00C23733" w:rsidP="00D52E28">
      <w:r w:rsidRPr="000F56E3">
        <w:t>因此，高性能数据库和实时系统往往不使用通用</w:t>
      </w:r>
      <w:r w:rsidRPr="000F56E3">
        <w:t>I/O</w:t>
      </w:r>
      <w:r w:rsidRPr="000F56E3">
        <w:t>，而可能更倾向于使用</w:t>
      </w:r>
      <w:r w:rsidRPr="000F56E3">
        <w:t>io_uring</w:t>
      </w:r>
      <w:r w:rsidRPr="000F56E3">
        <w:t>或更激进的</w:t>
      </w:r>
      <w:r w:rsidRPr="000F56E3">
        <w:t>I/O</w:t>
      </w:r>
      <w:r w:rsidRPr="000F56E3">
        <w:t>方式，以获得最低的延迟和最高的</w:t>
      </w:r>
      <w:r w:rsidRPr="000F56E3">
        <w:t>I/O</w:t>
      </w:r>
      <w:r w:rsidRPr="000F56E3">
        <w:t>吞吐量。</w:t>
      </w:r>
    </w:p>
    <w:p w14:paraId="453193BF" w14:textId="1F6F877E" w:rsidR="009F2B6C" w:rsidRPr="000F56E3" w:rsidRDefault="009F2B6C" w:rsidP="00D52E28">
      <w:pPr>
        <w:pStyle w:val="2"/>
        <w:spacing w:before="120" w:after="120"/>
      </w:pPr>
      <w:bookmarkStart w:id="46" w:name="_Toc166421403"/>
      <w:bookmarkStart w:id="47" w:name="_Toc167152990"/>
      <w:r w:rsidRPr="000F56E3">
        <w:t>本章小结</w:t>
      </w:r>
      <w:bookmarkEnd w:id="46"/>
      <w:bookmarkEnd w:id="47"/>
    </w:p>
    <w:p w14:paraId="19FDCFBF" w14:textId="77777777" w:rsidR="009F2B6C" w:rsidRPr="000F56E3" w:rsidRDefault="009F2B6C" w:rsidP="00D52E28">
      <w:r w:rsidRPr="000F56E3">
        <w:t>在本章中，我们介绍了与</w:t>
      </w:r>
      <w:r w:rsidRPr="000F56E3">
        <w:t>Zoned Namespace SSD</w:t>
      </w:r>
      <w:r w:rsidRPr="000F56E3">
        <w:t>（</w:t>
      </w:r>
      <w:r w:rsidRPr="000F56E3">
        <w:t>ZNS SSD</w:t>
      </w:r>
      <w:r w:rsidRPr="000F56E3">
        <w:t>）相关的一些关键技术基础。首先，我们探讨了几种新兴的</w:t>
      </w:r>
      <w:r w:rsidRPr="000F56E3">
        <w:t>SSD</w:t>
      </w:r>
      <w:r w:rsidRPr="000F56E3">
        <w:t>技术，包括</w:t>
      </w:r>
      <w:r w:rsidRPr="000F56E3">
        <w:t>Multi-Stream SSD</w:t>
      </w:r>
      <w:r w:rsidRPr="000F56E3">
        <w:t>和</w:t>
      </w:r>
      <w:r w:rsidRPr="000F56E3">
        <w:t>Open-Channel SSD</w:t>
      </w:r>
      <w:r w:rsidRPr="000F56E3">
        <w:t>（</w:t>
      </w:r>
      <w:r w:rsidRPr="000F56E3">
        <w:t>OC SSD</w:t>
      </w:r>
      <w:r w:rsidRPr="000F56E3">
        <w:t>）。这些技术在提高</w:t>
      </w:r>
      <w:r w:rsidRPr="000F56E3">
        <w:t>SSD</w:t>
      </w:r>
      <w:r w:rsidRPr="000F56E3">
        <w:t>性能、降低写入放大效应和提升设备寿命等方面发挥了重要作用。</w:t>
      </w:r>
    </w:p>
    <w:p w14:paraId="39177F32" w14:textId="77777777" w:rsidR="009F2B6C" w:rsidRPr="000F56E3" w:rsidRDefault="009F2B6C" w:rsidP="00D52E28">
      <w:r w:rsidRPr="000F56E3">
        <w:t>接着，我们介绍了键值存储与</w:t>
      </w:r>
      <w:r w:rsidRPr="000F56E3">
        <w:t>LSM-Tree</w:t>
      </w:r>
      <w:r w:rsidRPr="000F56E3">
        <w:t>模型，这两者是现代存储系统中常见的重要组成部分。键值存储模型简单而灵活，适用于各种应用场景，而</w:t>
      </w:r>
      <w:r w:rsidRPr="000F56E3">
        <w:t>LSM-Tree</w:t>
      </w:r>
      <w:r w:rsidRPr="000F56E3">
        <w:t>模型则在处理大规模写入操作时表现出色，成为许多数据库系统的存储引擎之一。</w:t>
      </w:r>
    </w:p>
    <w:p w14:paraId="0903DB24" w14:textId="1757AA91" w:rsidR="003C78BD" w:rsidRPr="000F56E3" w:rsidRDefault="009F2B6C" w:rsidP="00D52E28">
      <w:r w:rsidRPr="000F56E3">
        <w:t>最后，我们深入探讨了传统</w:t>
      </w:r>
      <w:r w:rsidRPr="000F56E3">
        <w:t>Linux I/O</w:t>
      </w:r>
      <w:r w:rsidRPr="000F56E3">
        <w:t>栈存在的问题，包括性能瓶颈、高延迟、资源消耗等。这些问题严重影响了存储系统的性能和可扩展性</w:t>
      </w:r>
      <w:r w:rsidR="00A83A35" w:rsidRPr="000F56E3">
        <w:t>，现代高性能存储系统往往都</w:t>
      </w:r>
      <w:r w:rsidR="003A4565" w:rsidRPr="000F56E3">
        <w:t>适配较新</w:t>
      </w:r>
      <w:r w:rsidR="00295359" w:rsidRPr="000F56E3">
        <w:t>的解决方案</w:t>
      </w:r>
      <w:r w:rsidR="000F3213" w:rsidRPr="000F56E3">
        <w:t>，</w:t>
      </w:r>
      <w:r w:rsidR="001033BB" w:rsidRPr="000F56E3">
        <w:t>以</w:t>
      </w:r>
      <w:r w:rsidR="003A4565" w:rsidRPr="000F56E3">
        <w:t>选择</w:t>
      </w:r>
      <w:r w:rsidR="00A83A35" w:rsidRPr="000F56E3">
        <w:t>高效的</w:t>
      </w:r>
      <w:r w:rsidR="00A83A35" w:rsidRPr="000F56E3">
        <w:t>I/O</w:t>
      </w:r>
      <w:r w:rsidR="00A83A35" w:rsidRPr="000F56E3">
        <w:t>路径</w:t>
      </w:r>
      <w:r w:rsidR="004762DC" w:rsidRPr="000F56E3">
        <w:t>。</w:t>
      </w:r>
      <w:r w:rsidRPr="000F56E3">
        <w:t xml:space="preserve"> ZNS SSD</w:t>
      </w:r>
      <w:r w:rsidRPr="000F56E3">
        <w:t>作为</w:t>
      </w:r>
      <w:r w:rsidR="00F66862" w:rsidRPr="000F56E3">
        <w:t>新兴的存储设备</w:t>
      </w:r>
      <w:r w:rsidRPr="000F56E3">
        <w:t>，</w:t>
      </w:r>
      <w:r w:rsidR="00086250" w:rsidRPr="000F56E3">
        <w:t>能选择的</w:t>
      </w:r>
      <w:r w:rsidR="00086250" w:rsidRPr="000F56E3">
        <w:t>I/O</w:t>
      </w:r>
      <w:r w:rsidR="00086250" w:rsidRPr="000F56E3">
        <w:t>路径有限，</w:t>
      </w:r>
      <w:r w:rsidR="006A3F3E" w:rsidRPr="000F56E3">
        <w:t>且</w:t>
      </w:r>
      <w:r w:rsidR="00F66862" w:rsidRPr="000F56E3">
        <w:t>需要慎重考虑和选择</w:t>
      </w:r>
      <w:r w:rsidRPr="000F56E3">
        <w:t>。</w:t>
      </w:r>
    </w:p>
    <w:p w14:paraId="7D477272" w14:textId="529D431E" w:rsidR="000F2FD8" w:rsidRPr="000F56E3" w:rsidRDefault="003C2D98" w:rsidP="00D52E28">
      <w:pPr>
        <w:pStyle w:val="1"/>
      </w:pPr>
      <w:bookmarkStart w:id="48" w:name="_Toc167152991"/>
      <w:r w:rsidRPr="000F56E3">
        <w:lastRenderedPageBreak/>
        <w:t>Z</w:t>
      </w:r>
      <w:r w:rsidR="00F30B0F" w:rsidRPr="000F56E3">
        <w:t>A</w:t>
      </w:r>
      <w:r w:rsidRPr="000F56E3">
        <w:t>FS</w:t>
      </w:r>
      <w:r w:rsidRPr="000F56E3">
        <w:t>的设计与实现</w:t>
      </w:r>
      <w:bookmarkEnd w:id="48"/>
    </w:p>
    <w:p w14:paraId="49B95692" w14:textId="6AC10E83" w:rsidR="003329F3" w:rsidRPr="000F56E3" w:rsidRDefault="003329F3" w:rsidP="003329F3">
      <w:bookmarkStart w:id="49" w:name="_Toc166421405"/>
      <w:r w:rsidRPr="000F56E3">
        <w:t>在本章节中，首先</w:t>
      </w:r>
      <w:r w:rsidR="0083301C">
        <w:rPr>
          <w:rFonts w:hint="eastAsia"/>
        </w:rPr>
        <w:t>基于</w:t>
      </w:r>
      <w:r>
        <w:rPr>
          <w:rFonts w:hint="eastAsia"/>
        </w:rPr>
        <w:t>对</w:t>
      </w:r>
      <w:r w:rsidRPr="000F56E3">
        <w:t>ZNS</w:t>
      </w:r>
      <w:r w:rsidRPr="000F56E3">
        <w:t>的调研</w:t>
      </w:r>
      <w:r w:rsidR="007C1B47">
        <w:rPr>
          <w:rFonts w:hint="eastAsia"/>
        </w:rPr>
        <w:t>阐述</w:t>
      </w:r>
      <w:r w:rsidR="004C681D">
        <w:rPr>
          <w:rFonts w:hint="eastAsia"/>
        </w:rPr>
        <w:t>并分析</w:t>
      </w:r>
      <w:r w:rsidR="00606777">
        <w:rPr>
          <w:rFonts w:hint="eastAsia"/>
        </w:rPr>
        <w:t>使用</w:t>
      </w:r>
      <w:r w:rsidR="00BB4A7D">
        <w:rPr>
          <w:rFonts w:hint="eastAsia"/>
        </w:rPr>
        <w:t>Z</w:t>
      </w:r>
      <w:r w:rsidR="00BB4A7D">
        <w:t>NS</w:t>
      </w:r>
      <w:r w:rsidR="00BB4A7D">
        <w:rPr>
          <w:rFonts w:hint="eastAsia"/>
        </w:rPr>
        <w:t>所需的</w:t>
      </w:r>
      <w:r w:rsidR="008A0ED7">
        <w:rPr>
          <w:rFonts w:hint="eastAsia"/>
        </w:rPr>
        <w:t>基本环境</w:t>
      </w:r>
      <w:r w:rsidRPr="000F56E3">
        <w:t>，硬件环境包括模拟器</w:t>
      </w:r>
      <w:r>
        <w:rPr>
          <w:rFonts w:hint="eastAsia"/>
        </w:rPr>
        <w:t>和</w:t>
      </w:r>
      <w:r w:rsidRPr="000F56E3">
        <w:t>真实设备；软件环境包括相关框架</w:t>
      </w:r>
      <w:r>
        <w:rPr>
          <w:rFonts w:hint="eastAsia"/>
        </w:rPr>
        <w:t>与</w:t>
      </w:r>
      <w:r w:rsidRPr="000F56E3">
        <w:t>工具库</w:t>
      </w:r>
      <w:r w:rsidR="00B06CC3">
        <w:rPr>
          <w:rFonts w:hint="eastAsia"/>
        </w:rPr>
        <w:t>等</w:t>
      </w:r>
      <w:r w:rsidRPr="000F56E3">
        <w:t>。随后</w:t>
      </w:r>
      <w:r>
        <w:rPr>
          <w:rFonts w:hint="eastAsia"/>
        </w:rPr>
        <w:t>介绍</w:t>
      </w:r>
      <w:r w:rsidRPr="000F56E3">
        <w:t>RocksDB</w:t>
      </w:r>
      <w:r>
        <w:rPr>
          <w:rFonts w:hint="eastAsia"/>
        </w:rPr>
        <w:t>的</w:t>
      </w:r>
      <w:r w:rsidRPr="000F56E3">
        <w:t>实现及其对</w:t>
      </w:r>
      <w:r w:rsidRPr="000F56E3">
        <w:t>ZNS</w:t>
      </w:r>
      <w:r w:rsidRPr="000F56E3">
        <w:t>设备的适配，并</w:t>
      </w:r>
      <w:r w:rsidR="006B3C5D">
        <w:rPr>
          <w:rFonts w:hint="eastAsia"/>
        </w:rPr>
        <w:t>分析</w:t>
      </w:r>
      <w:r w:rsidRPr="000F56E3">
        <w:t>现有工作存在的问题。最后</w:t>
      </w:r>
      <w:r>
        <w:rPr>
          <w:rFonts w:hint="eastAsia"/>
        </w:rPr>
        <w:t>给出了</w:t>
      </w:r>
      <w:r w:rsidRPr="000F56E3">
        <w:t>A2-WAL</w:t>
      </w:r>
      <w:r w:rsidRPr="000F56E3">
        <w:t>的设计与优化策略，并详细</w:t>
      </w:r>
      <w:r w:rsidR="0072261B">
        <w:rPr>
          <w:rFonts w:hint="eastAsia"/>
        </w:rPr>
        <w:t>介绍</w:t>
      </w:r>
      <w:r w:rsidRPr="000F56E3">
        <w:t>ZNS</w:t>
      </w:r>
      <w:r w:rsidR="006B3A25">
        <w:rPr>
          <w:rFonts w:hint="eastAsia"/>
        </w:rPr>
        <w:t>专用</w:t>
      </w:r>
      <w:r w:rsidRPr="000F56E3">
        <w:t>的</w:t>
      </w:r>
      <w:r w:rsidRPr="000F56E3">
        <w:t>ZAFS</w:t>
      </w:r>
      <w:r w:rsidRPr="000F56E3">
        <w:t>文件系统的架构设计与实现。</w:t>
      </w:r>
    </w:p>
    <w:p w14:paraId="2459F697" w14:textId="682A9631" w:rsidR="00B479FC" w:rsidRPr="000F56E3" w:rsidRDefault="00A165EF" w:rsidP="00D52E28">
      <w:pPr>
        <w:pStyle w:val="2"/>
        <w:spacing w:before="120" w:after="120"/>
      </w:pPr>
      <w:bookmarkStart w:id="50" w:name="_Toc167152992"/>
      <w:bookmarkEnd w:id="49"/>
      <w:r w:rsidRPr="000F56E3">
        <w:t>ZNS</w:t>
      </w:r>
      <w:r w:rsidRPr="000F56E3">
        <w:t>的基本</w:t>
      </w:r>
      <w:r w:rsidR="00970195" w:rsidRPr="000F56E3">
        <w:t>环境</w:t>
      </w:r>
      <w:bookmarkEnd w:id="50"/>
    </w:p>
    <w:p w14:paraId="36C3A0B2" w14:textId="192354EE" w:rsidR="00F76F52" w:rsidRPr="000F56E3" w:rsidRDefault="00F76F52" w:rsidP="00D52E28">
      <w:r w:rsidRPr="000F56E3">
        <w:t>本小节</w:t>
      </w:r>
      <w:r w:rsidR="00104ABD">
        <w:rPr>
          <w:rFonts w:hint="eastAsia"/>
        </w:rPr>
        <w:t>阐述</w:t>
      </w:r>
      <w:r w:rsidRPr="000F56E3">
        <w:t>对</w:t>
      </w:r>
      <w:r w:rsidRPr="000F56E3">
        <w:t>ZNS</w:t>
      </w:r>
      <w:r w:rsidRPr="000F56E3">
        <w:t>的广泛调研，包含</w:t>
      </w:r>
      <w:r w:rsidR="006A7713" w:rsidRPr="000F56E3">
        <w:t>对</w:t>
      </w:r>
      <w:r w:rsidRPr="000F56E3">
        <w:t>QEMU</w:t>
      </w:r>
      <w:r w:rsidRPr="000F56E3">
        <w:t>，</w:t>
      </w:r>
      <w:r w:rsidRPr="000F56E3">
        <w:t>FEMU</w:t>
      </w:r>
      <w:r w:rsidRPr="000F56E3">
        <w:t>等模拟器以及最新的</w:t>
      </w:r>
      <w:r w:rsidRPr="000F56E3">
        <w:t>NVMeVirt</w:t>
      </w:r>
      <w:r w:rsidRPr="000F56E3">
        <w:t>模拟器</w:t>
      </w:r>
      <w:r w:rsidR="008867EB" w:rsidRPr="000F56E3">
        <w:t>的</w:t>
      </w:r>
      <w:r w:rsidR="00FB6A80" w:rsidRPr="000F56E3">
        <w:t>介绍</w:t>
      </w:r>
      <w:r w:rsidR="00A54579" w:rsidRPr="000F56E3">
        <w:t>与对比</w:t>
      </w:r>
      <w:r w:rsidR="00C72269" w:rsidRPr="000F56E3">
        <w:t>分析</w:t>
      </w:r>
      <w:r w:rsidR="0030407D" w:rsidRPr="000F56E3">
        <w:t>以及对现有</w:t>
      </w:r>
      <w:r w:rsidR="0030407D" w:rsidRPr="000F56E3">
        <w:t>ZNS SSD</w:t>
      </w:r>
      <w:r w:rsidR="0030407D" w:rsidRPr="000F56E3">
        <w:t>产品的</w:t>
      </w:r>
      <w:r w:rsidR="002C0C32" w:rsidRPr="000F56E3">
        <w:t>参数</w:t>
      </w:r>
      <w:r w:rsidR="0030407D" w:rsidRPr="000F56E3">
        <w:t>介绍</w:t>
      </w:r>
      <w:r w:rsidR="002E4D91" w:rsidRPr="000F56E3">
        <w:t>。</w:t>
      </w:r>
    </w:p>
    <w:p w14:paraId="1589CBCD" w14:textId="639431C5" w:rsidR="00CF7915" w:rsidRPr="000F56E3" w:rsidRDefault="00BE72BD" w:rsidP="00D52E28">
      <w:pPr>
        <w:pStyle w:val="3"/>
      </w:pPr>
      <w:r w:rsidRPr="000F56E3">
        <w:t>模拟器</w:t>
      </w:r>
    </w:p>
    <w:p w14:paraId="3F4417E4" w14:textId="2EB1816B" w:rsidR="00E323E7" w:rsidRPr="000F56E3" w:rsidRDefault="00E323E7" w:rsidP="00E323E7">
      <w:r w:rsidRPr="000F56E3">
        <w:t>QEMU</w:t>
      </w:r>
      <w:r w:rsidRPr="000F56E3">
        <w:t>（</w:t>
      </w:r>
      <w:r w:rsidRPr="000F56E3">
        <w:t>Quick EMUlator</w:t>
      </w:r>
      <w:r w:rsidRPr="000F56E3">
        <w:t>）是一个开源</w:t>
      </w:r>
      <w:r>
        <w:rPr>
          <w:rFonts w:hint="eastAsia"/>
        </w:rPr>
        <w:t>且</w:t>
      </w:r>
      <w:r w:rsidRPr="000F56E3">
        <w:t>性能优异的模拟器，能够模拟多种处理器架构和硬件设备。</w:t>
      </w:r>
      <w:r w:rsidRPr="000F56E3">
        <w:t>QEMU</w:t>
      </w:r>
      <w:r w:rsidRPr="000F56E3">
        <w:t>通过动态二进制翻译技术，提供对客户操作系统的高效模拟，使其能够在宿主机上运行</w:t>
      </w:r>
      <w:r>
        <w:rPr>
          <w:rFonts w:hint="eastAsia"/>
        </w:rPr>
        <w:t>，</w:t>
      </w:r>
      <w:r w:rsidR="007E4C7A">
        <w:rPr>
          <w:rFonts w:hint="eastAsia"/>
        </w:rPr>
        <w:t>包括</w:t>
      </w:r>
      <w:r w:rsidRPr="000F56E3">
        <w:t>模拟传统硬盘驱动器（</w:t>
      </w:r>
      <w:r w:rsidRPr="000F56E3">
        <w:t>HDD</w:t>
      </w:r>
      <w:r w:rsidRPr="000F56E3">
        <w:t>）以及固态硬盘（</w:t>
      </w:r>
      <w:r w:rsidRPr="000F56E3">
        <w:t>SSD</w:t>
      </w:r>
      <w:r w:rsidRPr="000F56E3">
        <w:t>）的行为。</w:t>
      </w:r>
      <w:r w:rsidRPr="000F56E3">
        <w:t>QEMU</w:t>
      </w:r>
      <w:r w:rsidR="007E4C7A">
        <w:rPr>
          <w:rFonts w:hint="eastAsia"/>
        </w:rPr>
        <w:t>作为</w:t>
      </w:r>
      <w:r w:rsidRPr="000F56E3">
        <w:t>一个</w:t>
      </w:r>
      <w:r w:rsidR="007E4C7A">
        <w:rPr>
          <w:rFonts w:hint="eastAsia"/>
        </w:rPr>
        <w:t>通用</w:t>
      </w:r>
      <w:r w:rsidRPr="000F56E3">
        <w:t>平台，</w:t>
      </w:r>
      <w:r>
        <w:rPr>
          <w:rFonts w:hint="eastAsia"/>
        </w:rPr>
        <w:t>能被</w:t>
      </w:r>
      <w:r w:rsidRPr="000F56E3">
        <w:t>用以开发和测试各种底层软件，例如操作系统、文件系统和存储协议。</w:t>
      </w:r>
    </w:p>
    <w:p w14:paraId="325563F0" w14:textId="0200A2CB" w:rsidR="00E323E7" w:rsidRPr="000F56E3" w:rsidRDefault="00E323E7" w:rsidP="00E323E7">
      <w:r w:rsidRPr="000F56E3">
        <w:t>FEMU</w:t>
      </w:r>
      <w:r w:rsidRPr="000F56E3">
        <w:t>（</w:t>
      </w:r>
      <w:r w:rsidRPr="000F56E3">
        <w:t>Flexible EMUlator</w:t>
      </w:r>
      <w:r w:rsidRPr="000F56E3">
        <w:t>）是一种灵活的模拟器框架，允许用户自定义和扩展硬件模型以满足特定的模拟需求。</w:t>
      </w:r>
      <w:r w:rsidRPr="000F56E3">
        <w:t>FEMU</w:t>
      </w:r>
      <w:r w:rsidRPr="000F56E3">
        <w:t>基于</w:t>
      </w:r>
      <w:r w:rsidRPr="000F56E3">
        <w:t>QEMU</w:t>
      </w:r>
      <w:r w:rsidR="007E4C7A">
        <w:rPr>
          <w:rFonts w:hint="eastAsia"/>
        </w:rPr>
        <w:t>设计</w:t>
      </w:r>
      <w:r w:rsidRPr="000F56E3">
        <w:t>，</w:t>
      </w:r>
      <w:r>
        <w:rPr>
          <w:rFonts w:hint="eastAsia"/>
        </w:rPr>
        <w:t>但</w:t>
      </w:r>
      <w:r w:rsidRPr="000F56E3">
        <w:t>在模拟</w:t>
      </w:r>
      <w:r w:rsidRPr="000F56E3">
        <w:t>SSD</w:t>
      </w:r>
      <w:r w:rsidRPr="000F56E3">
        <w:t>设备方面提供了更细致的控制和更高的灵活性。相</w:t>
      </w:r>
      <w:r w:rsidR="007E4C7A">
        <w:rPr>
          <w:rFonts w:hint="eastAsia"/>
        </w:rPr>
        <w:t>比</w:t>
      </w:r>
      <w:r>
        <w:rPr>
          <w:rFonts w:hint="eastAsia"/>
        </w:rPr>
        <w:t>QEMU</w:t>
      </w:r>
      <w:r w:rsidR="007E4C7A">
        <w:rPr>
          <w:rFonts w:hint="eastAsia"/>
        </w:rPr>
        <w:t>，</w:t>
      </w:r>
      <w:r w:rsidR="007E4C7A" w:rsidRPr="000F56E3">
        <w:t>FEMU</w:t>
      </w:r>
      <w:r w:rsidR="007E4C7A">
        <w:rPr>
          <w:rFonts w:hint="eastAsia"/>
        </w:rPr>
        <w:t>能够</w:t>
      </w:r>
      <w:r w:rsidRPr="000F56E3">
        <w:t>更精确地模拟</w:t>
      </w:r>
      <w:r w:rsidRPr="000F56E3">
        <w:t>SSD</w:t>
      </w:r>
      <w:r w:rsidRPr="000F56E3">
        <w:t>内部的操作，包括页面管理、块的擦写、</w:t>
      </w:r>
      <w:r w:rsidRPr="000F56E3">
        <w:t>FTL</w:t>
      </w:r>
      <w:r w:rsidRPr="000F56E3">
        <w:t>算法和磨损均衡策略等等。此外，</w:t>
      </w:r>
      <w:r w:rsidRPr="000F56E3">
        <w:t>FEMU</w:t>
      </w:r>
      <w:r w:rsidRPr="000F56E3">
        <w:t>支持多种</w:t>
      </w:r>
      <w:r w:rsidRPr="000F56E3">
        <w:t>SSD</w:t>
      </w:r>
      <w:r w:rsidRPr="000F56E3">
        <w:t>特性和配置，包括不同的闪存类型、接口标准和性能参数，使得研究人员能够在一个受控且可复现的环境中进行基于</w:t>
      </w:r>
      <w:r w:rsidRPr="000F56E3">
        <w:t xml:space="preserve">SSD </w:t>
      </w:r>
      <w:r w:rsidRPr="000F56E3">
        <w:t>的实验，这些特点使其成为研究新型存储技术和评估其性能的理想工具。</w:t>
      </w:r>
    </w:p>
    <w:p w14:paraId="6B9BB554" w14:textId="6D9A43BE" w:rsidR="003E22A9" w:rsidRPr="000F56E3" w:rsidRDefault="003E22A9" w:rsidP="003E22A9">
      <w:r w:rsidRPr="000F56E3">
        <w:t>然而，</w:t>
      </w:r>
      <w:r w:rsidRPr="000F56E3">
        <w:t>QEMU</w:t>
      </w:r>
      <w:r w:rsidRPr="000F56E3">
        <w:t>和</w:t>
      </w:r>
      <w:r w:rsidRPr="000F56E3">
        <w:t>FEMU</w:t>
      </w:r>
      <w:r w:rsidRPr="000F56E3">
        <w:t>作为通用模拟器，在模拟</w:t>
      </w:r>
      <w:r w:rsidRPr="000F56E3">
        <w:t>SSD</w:t>
      </w:r>
      <w:r w:rsidRPr="000F56E3">
        <w:t>设备时均存在一些局限性。尽管其设计初衷是提供对多种硬件设备的模拟，但在复现</w:t>
      </w:r>
      <w:r w:rsidRPr="000F56E3">
        <w:t>SSD</w:t>
      </w:r>
      <w:r w:rsidRPr="000F56E3">
        <w:t>的真实性能</w:t>
      </w:r>
      <w:r w:rsidR="007E4C7A">
        <w:rPr>
          <w:rFonts w:hint="eastAsia"/>
        </w:rPr>
        <w:t>方面</w:t>
      </w:r>
      <w:r w:rsidRPr="000F56E3">
        <w:t>，如</w:t>
      </w:r>
      <w:r w:rsidRPr="000F56E3">
        <w:t>IOPS</w:t>
      </w:r>
      <w:r w:rsidRPr="000F56E3">
        <w:t>和延迟，</w:t>
      </w:r>
      <w:r w:rsidRPr="000F56E3">
        <w:t>QEMU</w:t>
      </w:r>
      <w:r w:rsidRPr="000F56E3">
        <w:t>可能无法完全达到预期效果。此外，</w:t>
      </w:r>
      <w:r w:rsidRPr="000F56E3">
        <w:t>QEMU</w:t>
      </w:r>
      <w:r w:rsidRPr="000F56E3">
        <w:t>在模拟</w:t>
      </w:r>
      <w:r w:rsidRPr="000F56E3">
        <w:t>SSD</w:t>
      </w:r>
      <w:r w:rsidRPr="000F56E3">
        <w:t>的特定硬件特性，如</w:t>
      </w:r>
      <w:r w:rsidRPr="000F56E3">
        <w:t>NVMe</w:t>
      </w:r>
      <w:r w:rsidRPr="000F56E3">
        <w:t>接口的高级功能时，未能充分捕捉其性能</w:t>
      </w:r>
      <w:r w:rsidRPr="000F56E3">
        <w:lastRenderedPageBreak/>
        <w:t>和功能优势。写入放大效应和垃圾回收过程是</w:t>
      </w:r>
      <w:r w:rsidRPr="000F56E3">
        <w:t>SSD</w:t>
      </w:r>
      <w:r w:rsidRPr="000F56E3">
        <w:t>中重要的性能和寿命影响因素，</w:t>
      </w:r>
      <w:r w:rsidRPr="000F56E3">
        <w:t>QEMU</w:t>
      </w:r>
      <w:r w:rsidRPr="000F56E3">
        <w:t>无法</w:t>
      </w:r>
      <w:r>
        <w:rPr>
          <w:rFonts w:hint="eastAsia"/>
        </w:rPr>
        <w:t>在</w:t>
      </w:r>
      <w:r w:rsidRPr="000F56E3">
        <w:t>这些方面</w:t>
      </w:r>
      <w:r>
        <w:rPr>
          <w:rFonts w:hint="eastAsia"/>
        </w:rPr>
        <w:t>上</w:t>
      </w:r>
      <w:r w:rsidRPr="000F56E3">
        <w:t>对</w:t>
      </w:r>
      <w:r w:rsidRPr="000F56E3">
        <w:t>SSD</w:t>
      </w:r>
      <w:r w:rsidRPr="000F56E3">
        <w:t>设备进行模拟。</w:t>
      </w:r>
      <w:r w:rsidRPr="000F56E3">
        <w:t>FEMU</w:t>
      </w:r>
      <w:r w:rsidRPr="000F56E3">
        <w:t>是在</w:t>
      </w:r>
      <w:r w:rsidRPr="000F56E3">
        <w:t>QEMU</w:t>
      </w:r>
      <w:r w:rsidRPr="000F56E3">
        <w:t>基础上针对</w:t>
      </w:r>
      <w:r w:rsidRPr="000F56E3">
        <w:t>SSD</w:t>
      </w:r>
      <w:r w:rsidRPr="000F56E3">
        <w:t>设计的模拟器，一定程度上缓解了上述问题，提供了相对更高的准确性和可扩展性，但在模拟过程中也存在一些缺陷。</w:t>
      </w:r>
      <w:r>
        <w:rPr>
          <w:rFonts w:hint="eastAsia"/>
        </w:rPr>
        <w:t>一方面，</w:t>
      </w:r>
      <w:r w:rsidRPr="000F56E3">
        <w:t>由于</w:t>
      </w:r>
      <w:r w:rsidRPr="000F56E3">
        <w:t>FEMU</w:t>
      </w:r>
      <w:r w:rsidRPr="000F56E3">
        <w:t>仍是基于</w:t>
      </w:r>
      <w:r w:rsidRPr="000F56E3">
        <w:t>QEMU</w:t>
      </w:r>
      <w:r w:rsidRPr="000F56E3">
        <w:t>的工作，作为虚拟机</w:t>
      </w:r>
      <w:r w:rsidR="00765B22">
        <w:rPr>
          <w:rFonts w:hint="eastAsia"/>
        </w:rPr>
        <w:t>在</w:t>
      </w:r>
      <w:r w:rsidRPr="000F56E3">
        <w:t>运行时会引入很多额外的性能开销，且会出现设备性能表现不稳定的情况。</w:t>
      </w:r>
      <w:r>
        <w:rPr>
          <w:rFonts w:hint="eastAsia"/>
        </w:rPr>
        <w:t>另一方面</w:t>
      </w:r>
      <w:r w:rsidRPr="000F56E3">
        <w:t>，</w:t>
      </w:r>
      <w:r w:rsidRPr="000F56E3">
        <w:t>FEMU</w:t>
      </w:r>
      <w:r w:rsidRPr="000F56E3">
        <w:t>的安装和配置过程比较复杂，总体而言比较笨重。此外，</w:t>
      </w:r>
      <w:r w:rsidRPr="000F56E3">
        <w:t>FEMU</w:t>
      </w:r>
      <w:r w:rsidRPr="000F56E3">
        <w:t>在模拟大</w:t>
      </w:r>
      <w:r w:rsidR="006236AF">
        <w:rPr>
          <w:rFonts w:hint="eastAsia"/>
        </w:rPr>
        <w:t>容量</w:t>
      </w:r>
      <w:r w:rsidRPr="000F56E3">
        <w:t>SSD</w:t>
      </w:r>
      <w:r w:rsidRPr="000F56E3">
        <w:t>或高负载场景时对计算资源的需求较高，</w:t>
      </w:r>
      <w:r>
        <w:rPr>
          <w:rFonts w:hint="eastAsia"/>
        </w:rPr>
        <w:t>这</w:t>
      </w:r>
      <w:r w:rsidRPr="000F56E3">
        <w:t>对实验平台</w:t>
      </w:r>
      <w:r>
        <w:rPr>
          <w:rFonts w:hint="eastAsia"/>
        </w:rPr>
        <w:t>提出了更高的要求</w:t>
      </w:r>
      <w:r w:rsidRPr="000F56E3">
        <w:t>，限制了</w:t>
      </w:r>
      <w:r w:rsidR="00B25F84">
        <w:rPr>
          <w:rFonts w:hint="eastAsia"/>
        </w:rPr>
        <w:t>最大</w:t>
      </w:r>
      <w:r w:rsidRPr="000F56E3">
        <w:t>可模拟规模。</w:t>
      </w:r>
      <w:r>
        <w:rPr>
          <w:rFonts w:hint="eastAsia"/>
        </w:rPr>
        <w:t>因此，</w:t>
      </w:r>
      <w:r w:rsidRPr="000F56E3">
        <w:t>尽管</w:t>
      </w:r>
      <w:r w:rsidRPr="000F56E3">
        <w:t>FEMU</w:t>
      </w:r>
      <w:r w:rsidRPr="000F56E3">
        <w:t>在模拟</w:t>
      </w:r>
      <w:r w:rsidRPr="000F56E3">
        <w:t>SSD</w:t>
      </w:r>
      <w:r w:rsidRPr="000F56E3">
        <w:t>方面表现出色，但在模拟其他新型的存储设备或更复杂的存储系统时存在局限性。</w:t>
      </w:r>
    </w:p>
    <w:p w14:paraId="4DC44F53" w14:textId="77777777" w:rsidR="009223B6" w:rsidRPr="00D52E28" w:rsidRDefault="009223B6" w:rsidP="009223B6">
      <w:r w:rsidRPr="00D52E28">
        <w:t xml:space="preserve">NVMeVirt </w:t>
      </w:r>
      <w:r w:rsidRPr="00D52E28">
        <w:t>是一款新型的轻量级</w:t>
      </w:r>
      <w:r w:rsidRPr="00D52E28">
        <w:t xml:space="preserve"> SSD </w:t>
      </w:r>
      <w:r w:rsidRPr="00D52E28">
        <w:t>仿真器，与前两者的显著区别是，它通过内核模块来模拟各种类型的</w:t>
      </w:r>
      <w:r w:rsidRPr="00D52E28">
        <w:t xml:space="preserve"> NVMe </w:t>
      </w:r>
      <w:r w:rsidRPr="00D52E28">
        <w:t>设备，</w:t>
      </w:r>
      <w:r>
        <w:rPr>
          <w:rFonts w:hint="eastAsia"/>
        </w:rPr>
        <w:t>例如</w:t>
      </w:r>
      <w:r w:rsidRPr="00D52E28">
        <w:t>传统</w:t>
      </w:r>
      <w:r w:rsidRPr="00D52E28">
        <w:t xml:space="preserve"> SSD</w:t>
      </w:r>
      <w:r w:rsidRPr="00D52E28">
        <w:t>、低延迟高带宽</w:t>
      </w:r>
      <w:r w:rsidRPr="00D52E28">
        <w:t xml:space="preserve"> NVM SSD</w:t>
      </w:r>
      <w:r w:rsidRPr="00D52E28">
        <w:t>、分区命名空间</w:t>
      </w:r>
      <w:r w:rsidRPr="00D52E28">
        <w:t xml:space="preserve"> SSD</w:t>
      </w:r>
      <w:r w:rsidRPr="00D52E28">
        <w:t>（</w:t>
      </w:r>
      <w:r w:rsidRPr="00D52E28">
        <w:t>ZNS SSD</w:t>
      </w:r>
      <w:r w:rsidRPr="00D52E28">
        <w:t>）以及键值</w:t>
      </w:r>
      <w:r w:rsidRPr="00D52E28">
        <w:t xml:space="preserve"> SSD</w:t>
      </w:r>
      <w:r w:rsidRPr="00D52E28">
        <w:t>。</w:t>
      </w:r>
      <w:r w:rsidRPr="00D52E28">
        <w:t xml:space="preserve">NVMeVirt </w:t>
      </w:r>
      <w:r w:rsidRPr="00D52E28">
        <w:t>的设计目标是促进软件定义的</w:t>
      </w:r>
      <w:r w:rsidRPr="00D52E28">
        <w:t xml:space="preserve"> NVMe </w:t>
      </w:r>
      <w:r w:rsidRPr="00D52E28">
        <w:t>设备，允许用户使用自定义功能来定义任何</w:t>
      </w:r>
      <w:r w:rsidRPr="00D52E28">
        <w:t xml:space="preserve"> NVMe </w:t>
      </w:r>
      <w:r w:rsidRPr="00D52E28">
        <w:t>设备类型，并在软件中桥接主机</w:t>
      </w:r>
      <w:r w:rsidRPr="00D52E28">
        <w:t xml:space="preserve"> I/O </w:t>
      </w:r>
      <w:r w:rsidRPr="00D52E28">
        <w:t>堆栈和虚拟</w:t>
      </w:r>
      <w:r w:rsidRPr="00D52E28">
        <w:t xml:space="preserve"> NVMe </w:t>
      </w:r>
      <w:r w:rsidRPr="00D52E28">
        <w:t>设备之间的差距。与传统的</w:t>
      </w:r>
      <w:r w:rsidRPr="00D52E28">
        <w:t>QEMU</w:t>
      </w:r>
      <w:r w:rsidRPr="00D52E28">
        <w:t>和</w:t>
      </w:r>
      <w:r w:rsidRPr="00D52E28">
        <w:t>FEMU</w:t>
      </w:r>
      <w:r w:rsidRPr="00D52E28">
        <w:t>模拟器相比，</w:t>
      </w:r>
      <w:r w:rsidRPr="00D52E28">
        <w:t>NVMeVirt</w:t>
      </w:r>
      <w:r w:rsidRPr="00D52E28">
        <w:t>提供了更高的灵活性和可定制性，允许用户定义具有特定特性的</w:t>
      </w:r>
      <w:r w:rsidRPr="00D52E28">
        <w:t>NVMe</w:t>
      </w:r>
      <w:r w:rsidRPr="00D52E28">
        <w:t>设备类型。作为一个内核模块，</w:t>
      </w:r>
      <w:r w:rsidRPr="00D52E28">
        <w:t>NVMeVirt</w:t>
      </w:r>
      <w:r w:rsidRPr="00D52E28">
        <w:t>与系统的集成度更高，能够提供更接近真实硬件的性能模拟。此外，</w:t>
      </w:r>
      <w:r w:rsidRPr="00D52E28">
        <w:t>NVMeVirt</w:t>
      </w:r>
      <w:r w:rsidRPr="00D52E28">
        <w:t>支持模拟包括传统</w:t>
      </w:r>
      <w:r w:rsidRPr="00D52E28">
        <w:t>SSD</w:t>
      </w:r>
      <w:r w:rsidRPr="00D52E28">
        <w:t>、</w:t>
      </w:r>
      <w:r w:rsidRPr="00D52E28">
        <w:t>ZNS SSD</w:t>
      </w:r>
      <w:r w:rsidRPr="00D52E28">
        <w:t>和键值</w:t>
      </w:r>
      <w:r w:rsidRPr="00D52E28">
        <w:t>SSD</w:t>
      </w:r>
      <w:r w:rsidRPr="00D52E28">
        <w:t>在内的多种高级存储配置，这些是现有模拟器不支持的功能。</w:t>
      </w:r>
      <w:r w:rsidRPr="00D52E28">
        <w:t>NVMeVirt</w:t>
      </w:r>
      <w:r w:rsidRPr="00D52E28">
        <w:t>的设计使其成为存储系统研究的有力工具，可以用于研究数据库引擎的性能特性</w:t>
      </w:r>
      <w:r>
        <w:rPr>
          <w:rFonts w:hint="eastAsia"/>
        </w:rPr>
        <w:t>或</w:t>
      </w:r>
      <w:r w:rsidRPr="00D52E28">
        <w:t>扩展</w:t>
      </w:r>
      <w:r w:rsidRPr="00D52E28">
        <w:t>NVMe</w:t>
      </w:r>
      <w:r w:rsidRPr="00D52E28">
        <w:t>规范以提高键值</w:t>
      </w:r>
      <w:r w:rsidRPr="00D52E28">
        <w:t>SSD</w:t>
      </w:r>
      <w:r w:rsidRPr="00D52E28">
        <w:t>性能等研究工作。因此，</w:t>
      </w:r>
      <w:r w:rsidRPr="00D52E28">
        <w:t>NVMeVirt</w:t>
      </w:r>
      <w:r w:rsidRPr="00D52E28">
        <w:t>模拟器特别适合需要定制化和高性能模拟的研究和开发场景。</w:t>
      </w:r>
    </w:p>
    <w:p w14:paraId="7F23F1C0" w14:textId="799E0571" w:rsidR="009223B6" w:rsidRPr="00B25F84" w:rsidRDefault="00372339" w:rsidP="009223B6">
      <w:r>
        <w:rPr>
          <w:rFonts w:hint="eastAsia"/>
        </w:rPr>
        <w:t>鉴于</w:t>
      </w:r>
      <w:r w:rsidR="00442271">
        <w:rPr>
          <w:rFonts w:hint="eastAsia"/>
        </w:rPr>
        <w:t>传统</w:t>
      </w:r>
      <w:r>
        <w:rPr>
          <w:rFonts w:hint="eastAsia"/>
        </w:rPr>
        <w:t>模拟器存在的不足，</w:t>
      </w:r>
      <w:r w:rsidR="009223B6" w:rsidRPr="00D52E28">
        <w:t>本课题的虚拟环境基于</w:t>
      </w:r>
      <w:r w:rsidR="009223B6" w:rsidRPr="00D52E28">
        <w:t>NVMeVirt</w:t>
      </w:r>
      <w:r w:rsidR="009223B6" w:rsidRPr="00D52E28">
        <w:t>搭建。</w:t>
      </w:r>
    </w:p>
    <w:p w14:paraId="7F04E009" w14:textId="2FB7FC3F" w:rsidR="00364942" w:rsidRPr="000F56E3" w:rsidRDefault="00764D28" w:rsidP="00D52E28">
      <w:pPr>
        <w:pStyle w:val="4"/>
      </w:pPr>
      <w:r w:rsidRPr="000F56E3">
        <w:t>ZNS SSD</w:t>
      </w:r>
      <w:r w:rsidR="00F35EB8" w:rsidRPr="000F56E3">
        <w:t>设备</w:t>
      </w:r>
    </w:p>
    <w:p w14:paraId="2B037E52" w14:textId="1C3E7EC0" w:rsidR="008728CA" w:rsidRPr="000F56E3" w:rsidRDefault="009B200E" w:rsidP="00D52E28">
      <w:r w:rsidRPr="000F56E3">
        <w:t>目前，研制</w:t>
      </w:r>
      <w:r w:rsidRPr="000F56E3">
        <w:t>ZNS SSD</w:t>
      </w:r>
      <w:r w:rsidRPr="000F56E3">
        <w:t>设备的公司主要有西部数据，三星等。西数已推出</w:t>
      </w:r>
      <w:r w:rsidRPr="000F56E3">
        <w:t>ZNS SSD</w:t>
      </w:r>
      <w:r w:rsidRPr="000F56E3">
        <w:t>产品，</w:t>
      </w:r>
      <w:r w:rsidRPr="000F56E3">
        <w:t>ZN540</w:t>
      </w:r>
      <w:r w:rsidRPr="000F56E3">
        <w:t>，其部分</w:t>
      </w:r>
      <w:r w:rsidR="00FA0AB3" w:rsidRPr="000F56E3">
        <w:t>公开的</w:t>
      </w:r>
      <w:r w:rsidRPr="000F56E3">
        <w:t>参数如</w:t>
      </w:r>
      <w:r w:rsidR="0005709D" w:rsidRPr="000F56E3">
        <w:t>表</w:t>
      </w:r>
      <w:r w:rsidR="00763807" w:rsidRPr="000F56E3">
        <w:t>3-1</w:t>
      </w:r>
      <w:r w:rsidRPr="000F56E3">
        <w:t>所示</w:t>
      </w:r>
      <w:r w:rsidR="006377DA" w:rsidRPr="000F56E3">
        <w:t>。</w:t>
      </w:r>
    </w:p>
    <w:p w14:paraId="7A227607" w14:textId="1174AFC7" w:rsidR="003D3ED5" w:rsidRPr="000F56E3" w:rsidRDefault="003D3ED5" w:rsidP="00D52E28">
      <w:pPr>
        <w:pStyle w:val="a7"/>
      </w:pPr>
      <w:bookmarkStart w:id="51" w:name="_Ref126590518"/>
      <w:r w:rsidRPr="000F56E3">
        <w:t>表</w:t>
      </w:r>
      <w:r w:rsidR="00AA2522">
        <w:fldChar w:fldCharType="begin"/>
      </w:r>
      <w:r w:rsidR="00AA2522">
        <w:instrText xml:space="preserve"> STYLEREF 1 \s </w:instrText>
      </w:r>
      <w:r w:rsidR="00AA2522">
        <w:fldChar w:fldCharType="separate"/>
      </w:r>
      <w:r w:rsidRPr="000F56E3">
        <w:t>3</w:t>
      </w:r>
      <w:r w:rsidR="00AA2522">
        <w:fldChar w:fldCharType="end"/>
      </w:r>
      <w:r w:rsidRPr="000F56E3">
        <w:noBreakHyphen/>
      </w:r>
      <w:r w:rsidRPr="000F56E3">
        <w:fldChar w:fldCharType="begin"/>
      </w:r>
      <w:r w:rsidRPr="000F56E3">
        <w:instrText xml:space="preserve"> SEQ </w:instrText>
      </w:r>
      <w:r w:rsidRPr="000F56E3">
        <w:instrText>表</w:instrText>
      </w:r>
      <w:r w:rsidRPr="000F56E3">
        <w:instrText xml:space="preserve"> \* ARABIC \s 1 </w:instrText>
      </w:r>
      <w:r w:rsidRPr="000F56E3">
        <w:fldChar w:fldCharType="separate"/>
      </w:r>
      <w:r w:rsidRPr="000F56E3">
        <w:t>1</w:t>
      </w:r>
      <w:r w:rsidRPr="000F56E3">
        <w:fldChar w:fldCharType="end"/>
      </w:r>
      <w:bookmarkEnd w:id="51"/>
      <w:r w:rsidR="005F47C1" w:rsidRPr="000F56E3">
        <w:t>西数</w:t>
      </w:r>
      <w:r w:rsidR="005F47C1" w:rsidRPr="000F56E3">
        <w:t>ZN540</w:t>
      </w:r>
      <w:r w:rsidR="005F47C1" w:rsidRPr="000F56E3">
        <w:t>部分参数</w:t>
      </w:r>
    </w:p>
    <w:tbl>
      <w:tblPr>
        <w:tblW w:w="0" w:type="auto"/>
        <w:jc w:val="center"/>
        <w:tblBorders>
          <w:top w:val="single" w:sz="12" w:space="0" w:color="008000"/>
          <w:bottom w:val="single" w:sz="12" w:space="0" w:color="008000"/>
        </w:tblBorders>
        <w:tblLook w:val="04A0" w:firstRow="1" w:lastRow="0" w:firstColumn="1" w:lastColumn="0" w:noHBand="0" w:noVBand="1"/>
      </w:tblPr>
      <w:tblGrid>
        <w:gridCol w:w="2920"/>
        <w:gridCol w:w="1069"/>
        <w:gridCol w:w="279"/>
        <w:gridCol w:w="1348"/>
        <w:gridCol w:w="1348"/>
        <w:gridCol w:w="1348"/>
      </w:tblGrid>
      <w:tr w:rsidR="003D3ED5" w:rsidRPr="00722F8B" w14:paraId="53CBCBD4" w14:textId="77777777" w:rsidTr="00C46007">
        <w:trPr>
          <w:trHeight w:hRule="exact" w:val="433"/>
          <w:jc w:val="center"/>
        </w:trPr>
        <w:tc>
          <w:tcPr>
            <w:tcW w:w="3544" w:type="dxa"/>
            <w:tcBorders>
              <w:bottom w:val="single" w:sz="6" w:space="0" w:color="008000"/>
            </w:tcBorders>
            <w:vAlign w:val="center"/>
          </w:tcPr>
          <w:p w14:paraId="1716ED72" w14:textId="77777777" w:rsidR="003D3ED5" w:rsidRPr="00722F8B" w:rsidRDefault="003D3ED5" w:rsidP="00D52E28">
            <w:pPr>
              <w:rPr>
                <w:sz w:val="21"/>
                <w:szCs w:val="21"/>
              </w:rPr>
            </w:pPr>
          </w:p>
        </w:tc>
        <w:tc>
          <w:tcPr>
            <w:tcW w:w="724" w:type="dxa"/>
            <w:gridSpan w:val="2"/>
            <w:tcBorders>
              <w:bottom w:val="single" w:sz="6" w:space="0" w:color="008000"/>
            </w:tcBorders>
            <w:vAlign w:val="center"/>
          </w:tcPr>
          <w:p w14:paraId="659FEE7A" w14:textId="77777777" w:rsidR="003D3ED5" w:rsidRPr="00722F8B" w:rsidRDefault="003D3ED5" w:rsidP="00D52E28">
            <w:pPr>
              <w:rPr>
                <w:sz w:val="21"/>
                <w:szCs w:val="21"/>
              </w:rPr>
            </w:pPr>
            <w:r w:rsidRPr="00722F8B">
              <w:rPr>
                <w:sz w:val="21"/>
                <w:szCs w:val="21"/>
              </w:rPr>
              <w:t>Type 0</w:t>
            </w:r>
          </w:p>
        </w:tc>
        <w:tc>
          <w:tcPr>
            <w:tcW w:w="1348" w:type="dxa"/>
            <w:tcBorders>
              <w:bottom w:val="single" w:sz="6" w:space="0" w:color="008000"/>
            </w:tcBorders>
            <w:vAlign w:val="center"/>
          </w:tcPr>
          <w:p w14:paraId="438CA3C6" w14:textId="77777777" w:rsidR="003D3ED5" w:rsidRPr="00722F8B" w:rsidRDefault="003D3ED5" w:rsidP="00D52E28">
            <w:pPr>
              <w:rPr>
                <w:sz w:val="21"/>
                <w:szCs w:val="21"/>
              </w:rPr>
            </w:pPr>
            <w:r w:rsidRPr="00722F8B">
              <w:rPr>
                <w:sz w:val="21"/>
                <w:szCs w:val="21"/>
              </w:rPr>
              <w:t>Type 1</w:t>
            </w:r>
          </w:p>
        </w:tc>
        <w:tc>
          <w:tcPr>
            <w:tcW w:w="0" w:type="auto"/>
            <w:tcBorders>
              <w:bottom w:val="single" w:sz="6" w:space="0" w:color="008000"/>
            </w:tcBorders>
            <w:vAlign w:val="center"/>
          </w:tcPr>
          <w:p w14:paraId="0573BA86" w14:textId="0F409013" w:rsidR="003D3ED5" w:rsidRPr="00722F8B" w:rsidRDefault="003D3ED5" w:rsidP="00D52E28">
            <w:pPr>
              <w:rPr>
                <w:sz w:val="21"/>
                <w:szCs w:val="21"/>
              </w:rPr>
            </w:pPr>
            <w:r w:rsidRPr="00722F8B">
              <w:rPr>
                <w:sz w:val="21"/>
                <w:szCs w:val="21"/>
              </w:rPr>
              <w:t xml:space="preserve">Type </w:t>
            </w:r>
            <w:r w:rsidR="008A0D13" w:rsidRPr="00722F8B">
              <w:rPr>
                <w:sz w:val="21"/>
                <w:szCs w:val="21"/>
              </w:rPr>
              <w:t>2</w:t>
            </w:r>
          </w:p>
        </w:tc>
        <w:tc>
          <w:tcPr>
            <w:tcW w:w="1348" w:type="dxa"/>
            <w:tcBorders>
              <w:bottom w:val="single" w:sz="6" w:space="0" w:color="008000"/>
            </w:tcBorders>
            <w:vAlign w:val="center"/>
          </w:tcPr>
          <w:p w14:paraId="43C7671E" w14:textId="6C095B45" w:rsidR="003D3ED5" w:rsidRPr="00722F8B" w:rsidRDefault="008A0D13" w:rsidP="00D52E28">
            <w:pPr>
              <w:rPr>
                <w:sz w:val="21"/>
                <w:szCs w:val="21"/>
              </w:rPr>
            </w:pPr>
            <w:r w:rsidRPr="00722F8B">
              <w:rPr>
                <w:sz w:val="21"/>
                <w:szCs w:val="21"/>
              </w:rPr>
              <w:t>T</w:t>
            </w:r>
            <w:r w:rsidR="003D3ED5" w:rsidRPr="00722F8B">
              <w:rPr>
                <w:sz w:val="21"/>
                <w:szCs w:val="21"/>
              </w:rPr>
              <w:t xml:space="preserve">ype </w:t>
            </w:r>
            <w:r w:rsidRPr="00722F8B">
              <w:rPr>
                <w:sz w:val="21"/>
                <w:szCs w:val="21"/>
              </w:rPr>
              <w:t>3</w:t>
            </w:r>
          </w:p>
        </w:tc>
      </w:tr>
      <w:tr w:rsidR="00DD162E" w:rsidRPr="00722F8B" w14:paraId="23B4C663" w14:textId="77777777" w:rsidTr="00AA145A">
        <w:trPr>
          <w:trHeight w:val="536"/>
          <w:jc w:val="center"/>
        </w:trPr>
        <w:tc>
          <w:tcPr>
            <w:tcW w:w="3544" w:type="dxa"/>
            <w:tcBorders>
              <w:top w:val="single" w:sz="6" w:space="0" w:color="008000"/>
            </w:tcBorders>
            <w:vAlign w:val="center"/>
          </w:tcPr>
          <w:p w14:paraId="4C576D5D" w14:textId="4A2A6E99" w:rsidR="00DD162E" w:rsidRPr="00722F8B" w:rsidRDefault="00DD162E" w:rsidP="002B1F55">
            <w:pPr>
              <w:ind w:firstLine="0"/>
              <w:jc w:val="center"/>
              <w:rPr>
                <w:sz w:val="21"/>
                <w:szCs w:val="21"/>
              </w:rPr>
            </w:pPr>
            <w:r w:rsidRPr="00722F8B">
              <w:rPr>
                <w:sz w:val="21"/>
                <w:szCs w:val="21"/>
              </w:rPr>
              <w:t>Capacity</w:t>
            </w:r>
          </w:p>
        </w:tc>
        <w:tc>
          <w:tcPr>
            <w:tcW w:w="724" w:type="dxa"/>
            <w:gridSpan w:val="2"/>
            <w:tcBorders>
              <w:top w:val="single" w:sz="6" w:space="0" w:color="008000"/>
            </w:tcBorders>
            <w:vAlign w:val="center"/>
          </w:tcPr>
          <w:p w14:paraId="510B7176" w14:textId="056E438E" w:rsidR="00725156" w:rsidRPr="00722F8B" w:rsidRDefault="00DD162E" w:rsidP="00722F8B">
            <w:pPr>
              <w:jc w:val="center"/>
              <w:rPr>
                <w:sz w:val="21"/>
                <w:szCs w:val="21"/>
              </w:rPr>
            </w:pPr>
            <w:r w:rsidRPr="00722F8B">
              <w:rPr>
                <w:sz w:val="21"/>
                <w:szCs w:val="21"/>
              </w:rPr>
              <w:t>1024GB</w:t>
            </w:r>
          </w:p>
        </w:tc>
        <w:tc>
          <w:tcPr>
            <w:tcW w:w="1348" w:type="dxa"/>
            <w:tcBorders>
              <w:top w:val="single" w:sz="6" w:space="0" w:color="008000"/>
            </w:tcBorders>
            <w:vAlign w:val="center"/>
          </w:tcPr>
          <w:p w14:paraId="3F0C8C31" w14:textId="549FB402" w:rsidR="00DD162E" w:rsidRPr="00722F8B" w:rsidRDefault="00DD162E" w:rsidP="00722F8B">
            <w:pPr>
              <w:jc w:val="center"/>
              <w:rPr>
                <w:sz w:val="21"/>
                <w:szCs w:val="21"/>
              </w:rPr>
            </w:pPr>
            <w:r w:rsidRPr="00722F8B">
              <w:rPr>
                <w:sz w:val="21"/>
                <w:szCs w:val="21"/>
              </w:rPr>
              <w:t>2048GB</w:t>
            </w:r>
          </w:p>
        </w:tc>
        <w:tc>
          <w:tcPr>
            <w:tcW w:w="0" w:type="auto"/>
            <w:tcBorders>
              <w:top w:val="single" w:sz="6" w:space="0" w:color="008000"/>
            </w:tcBorders>
            <w:vAlign w:val="center"/>
          </w:tcPr>
          <w:p w14:paraId="5F6B02D9" w14:textId="095C9CC3" w:rsidR="00DD162E" w:rsidRPr="00722F8B" w:rsidRDefault="00DD162E" w:rsidP="00722F8B">
            <w:pPr>
              <w:jc w:val="center"/>
              <w:rPr>
                <w:sz w:val="21"/>
                <w:szCs w:val="21"/>
              </w:rPr>
            </w:pPr>
            <w:r w:rsidRPr="00722F8B">
              <w:rPr>
                <w:sz w:val="21"/>
                <w:szCs w:val="21"/>
              </w:rPr>
              <w:t>4096GB</w:t>
            </w:r>
          </w:p>
        </w:tc>
        <w:tc>
          <w:tcPr>
            <w:tcW w:w="1348" w:type="dxa"/>
            <w:tcBorders>
              <w:top w:val="single" w:sz="6" w:space="0" w:color="008000"/>
            </w:tcBorders>
            <w:vAlign w:val="center"/>
          </w:tcPr>
          <w:p w14:paraId="275930E0" w14:textId="516BD402" w:rsidR="00DD162E" w:rsidRPr="00722F8B" w:rsidRDefault="00DD162E" w:rsidP="00722F8B">
            <w:pPr>
              <w:jc w:val="center"/>
              <w:rPr>
                <w:sz w:val="21"/>
                <w:szCs w:val="21"/>
              </w:rPr>
            </w:pPr>
            <w:r w:rsidRPr="00722F8B">
              <w:rPr>
                <w:sz w:val="21"/>
                <w:szCs w:val="21"/>
              </w:rPr>
              <w:t>8192GB</w:t>
            </w:r>
          </w:p>
        </w:tc>
      </w:tr>
      <w:tr w:rsidR="00DD162E" w:rsidRPr="00722F8B" w14:paraId="29A3812E" w14:textId="77777777" w:rsidTr="00C849A5">
        <w:trPr>
          <w:trHeight w:val="301"/>
          <w:jc w:val="center"/>
        </w:trPr>
        <w:tc>
          <w:tcPr>
            <w:tcW w:w="3544" w:type="dxa"/>
            <w:vAlign w:val="center"/>
          </w:tcPr>
          <w:p w14:paraId="692B829A" w14:textId="2A11F976" w:rsidR="00DD162E" w:rsidRPr="00722F8B" w:rsidRDefault="00DD162E" w:rsidP="002B1F55">
            <w:pPr>
              <w:ind w:firstLine="0"/>
              <w:jc w:val="center"/>
              <w:rPr>
                <w:sz w:val="21"/>
                <w:szCs w:val="21"/>
              </w:rPr>
            </w:pPr>
            <w:r w:rsidRPr="00722F8B">
              <w:rPr>
                <w:sz w:val="21"/>
                <w:szCs w:val="21"/>
              </w:rPr>
              <w:t>Form Factor</w:t>
            </w:r>
          </w:p>
        </w:tc>
        <w:tc>
          <w:tcPr>
            <w:tcW w:w="4768" w:type="dxa"/>
            <w:gridSpan w:val="5"/>
            <w:vAlign w:val="center"/>
          </w:tcPr>
          <w:p w14:paraId="141CA2F0" w14:textId="5521E99B" w:rsidR="00DD162E" w:rsidRPr="00722F8B" w:rsidRDefault="00DD162E" w:rsidP="00722F8B">
            <w:pPr>
              <w:jc w:val="center"/>
              <w:rPr>
                <w:sz w:val="21"/>
                <w:szCs w:val="21"/>
              </w:rPr>
            </w:pPr>
            <w:r w:rsidRPr="00722F8B">
              <w:rPr>
                <w:sz w:val="21"/>
                <w:szCs w:val="21"/>
              </w:rPr>
              <w:t>U.2</w:t>
            </w:r>
          </w:p>
        </w:tc>
      </w:tr>
      <w:tr w:rsidR="00622FD0" w:rsidRPr="00722F8B" w14:paraId="6AC5FF4E" w14:textId="77777777" w:rsidTr="00BC29BC">
        <w:trPr>
          <w:trHeight w:val="249"/>
          <w:jc w:val="center"/>
        </w:trPr>
        <w:tc>
          <w:tcPr>
            <w:tcW w:w="3544" w:type="dxa"/>
            <w:vAlign w:val="center"/>
          </w:tcPr>
          <w:p w14:paraId="009F7E72" w14:textId="52CDB75D" w:rsidR="00622FD0" w:rsidRPr="00722F8B" w:rsidRDefault="00622FD0" w:rsidP="002B1F55">
            <w:pPr>
              <w:ind w:firstLine="0"/>
              <w:jc w:val="center"/>
              <w:rPr>
                <w:sz w:val="21"/>
                <w:szCs w:val="21"/>
              </w:rPr>
            </w:pPr>
            <w:r w:rsidRPr="00722F8B">
              <w:rPr>
                <w:sz w:val="21"/>
                <w:szCs w:val="21"/>
              </w:rPr>
              <w:t>Interface</w:t>
            </w:r>
          </w:p>
        </w:tc>
        <w:tc>
          <w:tcPr>
            <w:tcW w:w="4768" w:type="dxa"/>
            <w:gridSpan w:val="5"/>
            <w:vAlign w:val="center"/>
          </w:tcPr>
          <w:p w14:paraId="3CFA561A" w14:textId="1ADC8134" w:rsidR="00622FD0" w:rsidRPr="00722F8B" w:rsidRDefault="00622FD0" w:rsidP="00722F8B">
            <w:pPr>
              <w:jc w:val="center"/>
              <w:rPr>
                <w:sz w:val="21"/>
                <w:szCs w:val="21"/>
              </w:rPr>
            </w:pPr>
            <w:r w:rsidRPr="00722F8B">
              <w:rPr>
                <w:sz w:val="21"/>
                <w:szCs w:val="21"/>
              </w:rPr>
              <w:t>PCle 3.0 1x4 or 2x2</w:t>
            </w:r>
          </w:p>
        </w:tc>
      </w:tr>
      <w:tr w:rsidR="00622FD0" w:rsidRPr="00722F8B" w14:paraId="3BB22FEA" w14:textId="77777777" w:rsidTr="00D923A3">
        <w:trPr>
          <w:trHeight w:val="618"/>
          <w:jc w:val="center"/>
        </w:trPr>
        <w:tc>
          <w:tcPr>
            <w:tcW w:w="3544" w:type="dxa"/>
            <w:vAlign w:val="center"/>
          </w:tcPr>
          <w:p w14:paraId="48E047B3" w14:textId="71345E31" w:rsidR="00622FD0" w:rsidRPr="00722F8B" w:rsidRDefault="00622FD0" w:rsidP="002B1F55">
            <w:pPr>
              <w:ind w:firstLine="0"/>
              <w:jc w:val="center"/>
              <w:rPr>
                <w:sz w:val="21"/>
                <w:szCs w:val="21"/>
              </w:rPr>
            </w:pPr>
            <w:r w:rsidRPr="00722F8B">
              <w:rPr>
                <w:sz w:val="21"/>
                <w:szCs w:val="21"/>
              </w:rPr>
              <w:t>Read (max MB/s, Seg 128KiB)</w:t>
            </w:r>
          </w:p>
        </w:tc>
        <w:tc>
          <w:tcPr>
            <w:tcW w:w="724" w:type="dxa"/>
            <w:gridSpan w:val="2"/>
            <w:vAlign w:val="center"/>
          </w:tcPr>
          <w:p w14:paraId="5F2B7B50" w14:textId="175F103B" w:rsidR="00622FD0" w:rsidRPr="00722F8B" w:rsidRDefault="00622FD0" w:rsidP="00722F8B">
            <w:pPr>
              <w:jc w:val="center"/>
              <w:rPr>
                <w:sz w:val="21"/>
                <w:szCs w:val="21"/>
              </w:rPr>
            </w:pPr>
            <w:r w:rsidRPr="00722F8B">
              <w:rPr>
                <w:sz w:val="21"/>
                <w:szCs w:val="21"/>
              </w:rPr>
              <w:t>3200</w:t>
            </w:r>
          </w:p>
        </w:tc>
        <w:tc>
          <w:tcPr>
            <w:tcW w:w="1348" w:type="dxa"/>
            <w:vAlign w:val="center"/>
          </w:tcPr>
          <w:p w14:paraId="22268B60" w14:textId="209B8429" w:rsidR="00622FD0" w:rsidRPr="00722F8B" w:rsidRDefault="00622FD0" w:rsidP="00722F8B">
            <w:pPr>
              <w:jc w:val="center"/>
              <w:rPr>
                <w:sz w:val="21"/>
                <w:szCs w:val="21"/>
              </w:rPr>
            </w:pPr>
            <w:r w:rsidRPr="00722F8B">
              <w:rPr>
                <w:sz w:val="21"/>
                <w:szCs w:val="21"/>
              </w:rPr>
              <w:t>3200</w:t>
            </w:r>
          </w:p>
        </w:tc>
        <w:tc>
          <w:tcPr>
            <w:tcW w:w="0" w:type="auto"/>
            <w:vAlign w:val="center"/>
          </w:tcPr>
          <w:p w14:paraId="3BBD9726" w14:textId="23642C41" w:rsidR="00622FD0" w:rsidRPr="00722F8B" w:rsidRDefault="00622FD0" w:rsidP="00722F8B">
            <w:pPr>
              <w:jc w:val="center"/>
              <w:rPr>
                <w:sz w:val="21"/>
                <w:szCs w:val="21"/>
              </w:rPr>
            </w:pPr>
            <w:r w:rsidRPr="00722F8B">
              <w:rPr>
                <w:sz w:val="21"/>
                <w:szCs w:val="21"/>
              </w:rPr>
              <w:t>3200</w:t>
            </w:r>
          </w:p>
        </w:tc>
        <w:tc>
          <w:tcPr>
            <w:tcW w:w="1348" w:type="dxa"/>
            <w:vAlign w:val="center"/>
          </w:tcPr>
          <w:p w14:paraId="735C6C43" w14:textId="5D306E36" w:rsidR="00622FD0" w:rsidRPr="00722F8B" w:rsidRDefault="00622FD0" w:rsidP="00722F8B">
            <w:pPr>
              <w:jc w:val="center"/>
              <w:rPr>
                <w:sz w:val="21"/>
                <w:szCs w:val="21"/>
              </w:rPr>
            </w:pPr>
            <w:r w:rsidRPr="00722F8B">
              <w:rPr>
                <w:sz w:val="21"/>
                <w:szCs w:val="21"/>
              </w:rPr>
              <w:t>3200</w:t>
            </w:r>
          </w:p>
        </w:tc>
      </w:tr>
      <w:tr w:rsidR="00622FD0" w:rsidRPr="00722F8B" w14:paraId="59B52FD2" w14:textId="77777777" w:rsidTr="00D923A3">
        <w:trPr>
          <w:trHeight w:val="618"/>
          <w:jc w:val="center"/>
        </w:trPr>
        <w:tc>
          <w:tcPr>
            <w:tcW w:w="3544" w:type="dxa"/>
            <w:vAlign w:val="center"/>
          </w:tcPr>
          <w:p w14:paraId="3DE4FB4D" w14:textId="7F3D644D" w:rsidR="00622FD0" w:rsidRPr="00722F8B" w:rsidRDefault="00622FD0" w:rsidP="002B1F55">
            <w:pPr>
              <w:ind w:firstLine="0"/>
              <w:jc w:val="center"/>
              <w:rPr>
                <w:sz w:val="21"/>
                <w:szCs w:val="21"/>
              </w:rPr>
            </w:pPr>
            <w:r w:rsidRPr="00722F8B">
              <w:rPr>
                <w:sz w:val="21"/>
                <w:szCs w:val="21"/>
              </w:rPr>
              <w:t>Write (max MB/s, seg 128KiB)</w:t>
            </w:r>
          </w:p>
        </w:tc>
        <w:tc>
          <w:tcPr>
            <w:tcW w:w="724" w:type="dxa"/>
            <w:gridSpan w:val="2"/>
            <w:vAlign w:val="center"/>
          </w:tcPr>
          <w:p w14:paraId="148983E7" w14:textId="0C51BE74" w:rsidR="00622FD0" w:rsidRPr="00722F8B" w:rsidRDefault="00622FD0" w:rsidP="00722F8B">
            <w:pPr>
              <w:jc w:val="center"/>
              <w:rPr>
                <w:sz w:val="21"/>
                <w:szCs w:val="21"/>
              </w:rPr>
            </w:pPr>
            <w:r w:rsidRPr="00722F8B">
              <w:rPr>
                <w:sz w:val="21"/>
                <w:szCs w:val="21"/>
              </w:rPr>
              <w:t>1200</w:t>
            </w:r>
          </w:p>
        </w:tc>
        <w:tc>
          <w:tcPr>
            <w:tcW w:w="1348" w:type="dxa"/>
            <w:vAlign w:val="center"/>
          </w:tcPr>
          <w:p w14:paraId="7A9600F8" w14:textId="35F4736E" w:rsidR="00622FD0" w:rsidRPr="00722F8B" w:rsidRDefault="00622FD0" w:rsidP="00722F8B">
            <w:pPr>
              <w:jc w:val="center"/>
              <w:rPr>
                <w:sz w:val="21"/>
                <w:szCs w:val="21"/>
              </w:rPr>
            </w:pPr>
            <w:r w:rsidRPr="00722F8B">
              <w:rPr>
                <w:sz w:val="21"/>
                <w:szCs w:val="21"/>
              </w:rPr>
              <w:t>1000</w:t>
            </w:r>
          </w:p>
        </w:tc>
        <w:tc>
          <w:tcPr>
            <w:tcW w:w="0" w:type="auto"/>
            <w:vAlign w:val="center"/>
          </w:tcPr>
          <w:p w14:paraId="67B011F1" w14:textId="7177BF74" w:rsidR="00622FD0" w:rsidRPr="00722F8B" w:rsidRDefault="00622FD0" w:rsidP="00722F8B">
            <w:pPr>
              <w:jc w:val="center"/>
              <w:rPr>
                <w:sz w:val="21"/>
                <w:szCs w:val="21"/>
              </w:rPr>
            </w:pPr>
            <w:r w:rsidRPr="00722F8B">
              <w:rPr>
                <w:sz w:val="21"/>
                <w:szCs w:val="21"/>
              </w:rPr>
              <w:t>2000</w:t>
            </w:r>
          </w:p>
        </w:tc>
        <w:tc>
          <w:tcPr>
            <w:tcW w:w="1348" w:type="dxa"/>
            <w:vAlign w:val="center"/>
          </w:tcPr>
          <w:p w14:paraId="68AD4176" w14:textId="762524D1" w:rsidR="00622FD0" w:rsidRPr="00722F8B" w:rsidRDefault="00622FD0" w:rsidP="00722F8B">
            <w:pPr>
              <w:jc w:val="center"/>
              <w:rPr>
                <w:sz w:val="21"/>
                <w:szCs w:val="21"/>
              </w:rPr>
            </w:pPr>
            <w:r w:rsidRPr="00722F8B">
              <w:rPr>
                <w:sz w:val="21"/>
                <w:szCs w:val="21"/>
              </w:rPr>
              <w:t>2000</w:t>
            </w:r>
          </w:p>
        </w:tc>
      </w:tr>
      <w:tr w:rsidR="00622FD0" w:rsidRPr="00722F8B" w14:paraId="7781B91F" w14:textId="77777777" w:rsidTr="00D923A3">
        <w:trPr>
          <w:trHeight w:val="618"/>
          <w:jc w:val="center"/>
        </w:trPr>
        <w:tc>
          <w:tcPr>
            <w:tcW w:w="3544" w:type="dxa"/>
            <w:vAlign w:val="center"/>
          </w:tcPr>
          <w:p w14:paraId="67FA27CE" w14:textId="11F1D9A3" w:rsidR="00622FD0" w:rsidRPr="00722F8B" w:rsidRDefault="00622FD0" w:rsidP="002B1F55">
            <w:pPr>
              <w:ind w:firstLine="0"/>
              <w:jc w:val="center"/>
              <w:rPr>
                <w:sz w:val="21"/>
                <w:szCs w:val="21"/>
              </w:rPr>
            </w:pPr>
            <w:r w:rsidRPr="00722F8B">
              <w:rPr>
                <w:sz w:val="21"/>
                <w:szCs w:val="21"/>
              </w:rPr>
              <w:t>Read lOPs (max, Rnd 4KiB)</w:t>
            </w:r>
          </w:p>
        </w:tc>
        <w:tc>
          <w:tcPr>
            <w:tcW w:w="724" w:type="dxa"/>
            <w:gridSpan w:val="2"/>
            <w:vAlign w:val="center"/>
          </w:tcPr>
          <w:p w14:paraId="02D5F7C3" w14:textId="0636F399" w:rsidR="00622FD0" w:rsidRPr="00722F8B" w:rsidRDefault="00622FD0" w:rsidP="00722F8B">
            <w:pPr>
              <w:jc w:val="center"/>
              <w:rPr>
                <w:sz w:val="21"/>
                <w:szCs w:val="21"/>
              </w:rPr>
            </w:pPr>
            <w:r w:rsidRPr="00722F8B">
              <w:rPr>
                <w:sz w:val="21"/>
                <w:szCs w:val="21"/>
              </w:rPr>
              <w:t>406K</w:t>
            </w:r>
          </w:p>
        </w:tc>
        <w:tc>
          <w:tcPr>
            <w:tcW w:w="1348" w:type="dxa"/>
            <w:vAlign w:val="center"/>
          </w:tcPr>
          <w:p w14:paraId="658E92DC" w14:textId="052BDC99" w:rsidR="00622FD0" w:rsidRPr="00722F8B" w:rsidRDefault="00622FD0" w:rsidP="00722F8B">
            <w:pPr>
              <w:jc w:val="center"/>
              <w:rPr>
                <w:sz w:val="21"/>
                <w:szCs w:val="21"/>
              </w:rPr>
            </w:pPr>
            <w:r w:rsidRPr="00722F8B">
              <w:rPr>
                <w:sz w:val="21"/>
                <w:szCs w:val="21"/>
              </w:rPr>
              <w:t>390K</w:t>
            </w:r>
          </w:p>
        </w:tc>
        <w:tc>
          <w:tcPr>
            <w:tcW w:w="0" w:type="auto"/>
            <w:vAlign w:val="center"/>
          </w:tcPr>
          <w:p w14:paraId="29A4E368" w14:textId="7EBA8CE8" w:rsidR="00622FD0" w:rsidRPr="00722F8B" w:rsidRDefault="00622FD0" w:rsidP="00722F8B">
            <w:pPr>
              <w:jc w:val="center"/>
              <w:rPr>
                <w:sz w:val="21"/>
                <w:szCs w:val="21"/>
              </w:rPr>
            </w:pPr>
            <w:r w:rsidRPr="00722F8B">
              <w:rPr>
                <w:sz w:val="21"/>
                <w:szCs w:val="21"/>
              </w:rPr>
              <w:t>442K</w:t>
            </w:r>
          </w:p>
        </w:tc>
        <w:tc>
          <w:tcPr>
            <w:tcW w:w="1348" w:type="dxa"/>
            <w:vAlign w:val="center"/>
          </w:tcPr>
          <w:p w14:paraId="35B4E353" w14:textId="55BC8A61" w:rsidR="00622FD0" w:rsidRPr="00722F8B" w:rsidRDefault="00622FD0" w:rsidP="00722F8B">
            <w:pPr>
              <w:jc w:val="center"/>
              <w:rPr>
                <w:sz w:val="21"/>
                <w:szCs w:val="21"/>
              </w:rPr>
            </w:pPr>
            <w:r w:rsidRPr="00722F8B">
              <w:rPr>
                <w:sz w:val="21"/>
                <w:szCs w:val="21"/>
              </w:rPr>
              <w:t>486K</w:t>
            </w:r>
          </w:p>
        </w:tc>
      </w:tr>
      <w:tr w:rsidR="00622FD0" w:rsidRPr="00722F8B" w14:paraId="3C15E439" w14:textId="77777777" w:rsidTr="00D923A3">
        <w:trPr>
          <w:trHeight w:val="465"/>
          <w:jc w:val="center"/>
        </w:trPr>
        <w:tc>
          <w:tcPr>
            <w:tcW w:w="3544" w:type="dxa"/>
            <w:vAlign w:val="center"/>
          </w:tcPr>
          <w:p w14:paraId="7B614833" w14:textId="3D158CDF" w:rsidR="00622FD0" w:rsidRPr="00722F8B" w:rsidRDefault="00622FD0" w:rsidP="002B1F55">
            <w:pPr>
              <w:ind w:firstLine="0"/>
              <w:jc w:val="center"/>
              <w:rPr>
                <w:sz w:val="21"/>
                <w:szCs w:val="21"/>
              </w:rPr>
            </w:pPr>
            <w:r w:rsidRPr="00722F8B">
              <w:rPr>
                <w:sz w:val="21"/>
                <w:szCs w:val="21"/>
              </w:rPr>
              <w:t>Read Latency (us, avg.)</w:t>
            </w:r>
          </w:p>
        </w:tc>
        <w:tc>
          <w:tcPr>
            <w:tcW w:w="490" w:type="dxa"/>
            <w:vAlign w:val="center"/>
          </w:tcPr>
          <w:p w14:paraId="5E1BBA39" w14:textId="7ECA147C" w:rsidR="00622FD0" w:rsidRPr="00722F8B" w:rsidRDefault="00622FD0" w:rsidP="00722F8B">
            <w:pPr>
              <w:jc w:val="center"/>
              <w:rPr>
                <w:sz w:val="21"/>
                <w:szCs w:val="21"/>
              </w:rPr>
            </w:pPr>
            <w:r w:rsidRPr="00722F8B">
              <w:rPr>
                <w:sz w:val="21"/>
                <w:szCs w:val="21"/>
              </w:rPr>
              <w:t>73</w:t>
            </w:r>
          </w:p>
        </w:tc>
        <w:tc>
          <w:tcPr>
            <w:tcW w:w="0" w:type="auto"/>
            <w:gridSpan w:val="2"/>
            <w:vAlign w:val="center"/>
          </w:tcPr>
          <w:p w14:paraId="68C3F38C" w14:textId="2980D235" w:rsidR="00622FD0" w:rsidRPr="00722F8B" w:rsidRDefault="00622FD0" w:rsidP="00722F8B">
            <w:pPr>
              <w:jc w:val="center"/>
              <w:rPr>
                <w:sz w:val="21"/>
                <w:szCs w:val="21"/>
              </w:rPr>
            </w:pPr>
            <w:r w:rsidRPr="00722F8B">
              <w:rPr>
                <w:sz w:val="21"/>
                <w:szCs w:val="21"/>
              </w:rPr>
              <w:t>80</w:t>
            </w:r>
          </w:p>
        </w:tc>
        <w:tc>
          <w:tcPr>
            <w:tcW w:w="0" w:type="auto"/>
            <w:vAlign w:val="center"/>
          </w:tcPr>
          <w:p w14:paraId="40632FB4" w14:textId="4E0D0A27" w:rsidR="00622FD0" w:rsidRPr="00722F8B" w:rsidRDefault="00622FD0" w:rsidP="00722F8B">
            <w:pPr>
              <w:jc w:val="center"/>
              <w:rPr>
                <w:sz w:val="21"/>
                <w:szCs w:val="21"/>
              </w:rPr>
            </w:pPr>
            <w:r w:rsidRPr="00722F8B">
              <w:rPr>
                <w:sz w:val="21"/>
                <w:szCs w:val="21"/>
              </w:rPr>
              <w:t>80</w:t>
            </w:r>
          </w:p>
        </w:tc>
        <w:tc>
          <w:tcPr>
            <w:tcW w:w="1348" w:type="dxa"/>
            <w:vAlign w:val="center"/>
          </w:tcPr>
          <w:p w14:paraId="3829F12C" w14:textId="654B5E45" w:rsidR="00622FD0" w:rsidRPr="00722F8B" w:rsidRDefault="00622FD0" w:rsidP="00722F8B">
            <w:pPr>
              <w:jc w:val="center"/>
              <w:rPr>
                <w:sz w:val="21"/>
                <w:szCs w:val="21"/>
              </w:rPr>
            </w:pPr>
            <w:r w:rsidRPr="00722F8B">
              <w:rPr>
                <w:sz w:val="21"/>
                <w:szCs w:val="21"/>
              </w:rPr>
              <w:t>90</w:t>
            </w:r>
          </w:p>
        </w:tc>
      </w:tr>
    </w:tbl>
    <w:p w14:paraId="16F870F8" w14:textId="77777777" w:rsidR="003D3ED5" w:rsidRPr="000F56E3" w:rsidRDefault="003D3ED5" w:rsidP="00D52E28"/>
    <w:p w14:paraId="2711AB08" w14:textId="33DEA38A" w:rsidR="00D07795" w:rsidRPr="000F56E3" w:rsidRDefault="00B947C5" w:rsidP="00D52E28">
      <w:r w:rsidRPr="000F56E3">
        <w:t>ZN540</w:t>
      </w:r>
      <w:r w:rsidRPr="000F56E3">
        <w:t>采用</w:t>
      </w:r>
      <w:r w:rsidRPr="000F56E3">
        <w:t>QLC</w:t>
      </w:r>
      <w:r w:rsidRPr="000F56E3">
        <w:t>颗粒，</w:t>
      </w:r>
      <w:r w:rsidRPr="000F56E3">
        <w:t>PCIE3.0</w:t>
      </w:r>
      <w:r w:rsidRPr="000F56E3">
        <w:t>接口。</w:t>
      </w:r>
      <w:r w:rsidR="0056478D" w:rsidRPr="000F56E3">
        <w:t>据西数测试统计表明，相比于同介质的固态硬盘，</w:t>
      </w:r>
      <w:r w:rsidR="0056478D" w:rsidRPr="000F56E3">
        <w:t>ZN540</w:t>
      </w:r>
      <w:r w:rsidR="0056478D" w:rsidRPr="000F56E3">
        <w:t>的寿命提升了</w:t>
      </w:r>
      <w:r w:rsidR="0056478D" w:rsidRPr="000F56E3">
        <w:t>4</w:t>
      </w:r>
      <w:r w:rsidR="0056478D" w:rsidRPr="000F56E3">
        <w:t>倍。</w:t>
      </w:r>
    </w:p>
    <w:p w14:paraId="5068ACD1" w14:textId="5AFCB197" w:rsidR="00B77B9F" w:rsidRPr="000F56E3" w:rsidRDefault="00C3632C" w:rsidP="00D52E28">
      <w:r w:rsidRPr="000F56E3">
        <w:t>本实验基于浪潮</w:t>
      </w:r>
      <w:r w:rsidRPr="000F56E3">
        <w:t>ZNS SSD</w:t>
      </w:r>
      <w:r w:rsidRPr="000F56E3">
        <w:t>完成</w:t>
      </w:r>
      <w:r w:rsidR="00FF2469" w:rsidRPr="000F56E3">
        <w:t>，</w:t>
      </w:r>
      <w:r w:rsidR="00552B27" w:rsidRPr="000F56E3">
        <w:t>其</w:t>
      </w:r>
      <w:r w:rsidR="002234B5" w:rsidRPr="000F56E3">
        <w:t>配置</w:t>
      </w:r>
      <w:r w:rsidR="00552B27" w:rsidRPr="000F56E3">
        <w:t>高于</w:t>
      </w:r>
      <w:r w:rsidR="00552B27" w:rsidRPr="000F56E3">
        <w:t>ZN540</w:t>
      </w:r>
      <w:r w:rsidR="00FF2469" w:rsidRPr="000F56E3">
        <w:t>：采用</w:t>
      </w:r>
      <w:r w:rsidR="00FF2469" w:rsidRPr="000F56E3">
        <w:t>TLCs</w:t>
      </w:r>
      <w:r w:rsidR="00FF2469" w:rsidRPr="000F56E3">
        <w:t>颗粒，</w:t>
      </w:r>
      <w:r w:rsidR="00482CA0" w:rsidRPr="000F56E3">
        <w:t>PCIE4.0</w:t>
      </w:r>
      <w:r w:rsidR="00482CA0" w:rsidRPr="000F56E3">
        <w:t>接口。</w:t>
      </w:r>
      <w:r w:rsidR="00D04C5E" w:rsidRPr="000F56E3">
        <w:t>实验中使用的</w:t>
      </w:r>
      <w:r w:rsidR="00552B27" w:rsidRPr="000F56E3">
        <w:t>ZNS SSD</w:t>
      </w:r>
      <w:r w:rsidR="00552B27" w:rsidRPr="000F56E3">
        <w:t>及</w:t>
      </w:r>
      <w:r w:rsidR="00FD35D9" w:rsidRPr="000F56E3">
        <w:t>其具体参数参见第四章实验部分。</w:t>
      </w:r>
    </w:p>
    <w:p w14:paraId="08D9708F" w14:textId="797B77D5" w:rsidR="00CF7915" w:rsidRPr="000F56E3" w:rsidRDefault="00FF6001" w:rsidP="00D52E28">
      <w:pPr>
        <w:pStyle w:val="3"/>
      </w:pPr>
      <w:r w:rsidRPr="000F56E3">
        <w:t>软件环境</w:t>
      </w:r>
    </w:p>
    <w:p w14:paraId="10B130A0" w14:textId="7F34B348" w:rsidR="00DD4930" w:rsidRPr="000F56E3" w:rsidRDefault="00DD4930" w:rsidP="00D52E28">
      <w:r w:rsidRPr="000F56E3">
        <w:t>本小节介绍几个</w:t>
      </w:r>
      <w:r w:rsidR="00C711E7" w:rsidRPr="000F56E3">
        <w:t>ZNS</w:t>
      </w:r>
      <w:r w:rsidR="00EE5AED" w:rsidRPr="000F56E3">
        <w:t>所需</w:t>
      </w:r>
      <w:r w:rsidR="00C711E7" w:rsidRPr="000F56E3">
        <w:t>的</w:t>
      </w:r>
      <w:r w:rsidRPr="000F56E3">
        <w:t>重要</w:t>
      </w:r>
      <w:r w:rsidR="00020B22" w:rsidRPr="000F56E3">
        <w:t>依赖库</w:t>
      </w:r>
      <w:r w:rsidR="006A7C78" w:rsidRPr="000F56E3">
        <w:t>和</w:t>
      </w:r>
      <w:r w:rsidR="000828EF" w:rsidRPr="000F56E3">
        <w:t>工具</w:t>
      </w:r>
      <w:r w:rsidRPr="000F56E3">
        <w:t>。</w:t>
      </w:r>
    </w:p>
    <w:p w14:paraId="33B561DA" w14:textId="3EC3B737" w:rsidR="00C438F0" w:rsidRPr="000F56E3" w:rsidRDefault="00C438F0" w:rsidP="00D52E28">
      <w:pPr>
        <w:pStyle w:val="4"/>
      </w:pPr>
      <w:r w:rsidRPr="000F56E3">
        <w:t>libzbd</w:t>
      </w:r>
      <w:r w:rsidRPr="000F56E3">
        <w:t>库</w:t>
      </w:r>
    </w:p>
    <w:p w14:paraId="658C4CA6" w14:textId="2A50A744" w:rsidR="00CB5A79" w:rsidRPr="000F56E3" w:rsidRDefault="005A2DF3" w:rsidP="00CB5A79">
      <w:r w:rsidRPr="000F56E3">
        <w:t>libzbd</w:t>
      </w:r>
      <w:r w:rsidR="00B34394" w:rsidRPr="00B34394">
        <w:rPr>
          <w:rFonts w:hint="eastAsia"/>
          <w:vertAlign w:val="superscript"/>
        </w:rPr>
        <w:t xml:space="preserve"> </w:t>
      </w:r>
      <w:r w:rsidR="00B34394" w:rsidRPr="00B34394">
        <w:rPr>
          <w:rFonts w:hint="eastAsia"/>
          <w:vertAlign w:val="superscript"/>
        </w:rPr>
        <w:fldChar w:fldCharType="begin"/>
      </w:r>
      <w:r w:rsidR="00B34394" w:rsidRPr="00B34394">
        <w:rPr>
          <w:rFonts w:hint="eastAsia"/>
          <w:vertAlign w:val="superscript"/>
        </w:rPr>
        <w:instrText xml:space="preserve"> REF _Ref160380248 \r \h  \* MERGEFORMAT </w:instrText>
      </w:r>
      <w:r w:rsidR="00B34394" w:rsidRPr="00B34394">
        <w:rPr>
          <w:rFonts w:hint="eastAsia"/>
          <w:vertAlign w:val="superscript"/>
        </w:rPr>
      </w:r>
      <w:r w:rsidR="00B34394" w:rsidRPr="00B34394">
        <w:rPr>
          <w:rFonts w:hint="eastAsia"/>
          <w:vertAlign w:val="superscript"/>
        </w:rPr>
        <w:fldChar w:fldCharType="separate"/>
      </w:r>
      <w:r w:rsidR="00B34394" w:rsidRPr="00B34394">
        <w:rPr>
          <w:rFonts w:hint="eastAsia"/>
          <w:vertAlign w:val="superscript"/>
        </w:rPr>
        <w:t>[1</w:t>
      </w:r>
      <w:r w:rsidR="00B34394">
        <w:rPr>
          <w:vertAlign w:val="superscript"/>
        </w:rPr>
        <w:t>2</w:t>
      </w:r>
      <w:r w:rsidR="00B34394" w:rsidRPr="00B34394">
        <w:rPr>
          <w:rFonts w:hint="eastAsia"/>
          <w:vertAlign w:val="superscript"/>
        </w:rPr>
        <w:t>]</w:t>
      </w:r>
      <w:r w:rsidR="00B34394" w:rsidRPr="00B34394">
        <w:rPr>
          <w:rFonts w:hint="eastAsia"/>
        </w:rPr>
        <w:fldChar w:fldCharType="end"/>
      </w:r>
      <w:r w:rsidRPr="000F56E3">
        <w:t>是</w:t>
      </w:r>
      <w:r w:rsidR="004B5255">
        <w:rPr>
          <w:rFonts w:hint="eastAsia"/>
        </w:rPr>
        <w:t>由</w:t>
      </w:r>
      <w:r w:rsidR="00744B81">
        <w:rPr>
          <w:rFonts w:hint="eastAsia"/>
        </w:rPr>
        <w:t>西部数据</w:t>
      </w:r>
      <w:r w:rsidRPr="000F56E3">
        <w:t>开发并维护的一个开源项目，旨在为</w:t>
      </w:r>
      <w:r w:rsidRPr="000F56E3">
        <w:t xml:space="preserve"> Linux </w:t>
      </w:r>
      <w:r w:rsidRPr="000F56E3">
        <w:t>内核提供对</w:t>
      </w:r>
      <w:r w:rsidR="0042649F">
        <w:rPr>
          <w:rFonts w:hint="eastAsia"/>
        </w:rPr>
        <w:t>区域型块设备</w:t>
      </w:r>
      <w:r w:rsidR="00D7137F">
        <w:rPr>
          <w:rFonts w:hint="eastAsia"/>
        </w:rPr>
        <w:t>(</w:t>
      </w:r>
      <w:r w:rsidRPr="000F56E3">
        <w:t>Zoned Block Devices</w:t>
      </w:r>
      <w:r w:rsidR="00087A6E">
        <w:rPr>
          <w:rFonts w:hint="eastAsia"/>
        </w:rPr>
        <w:t>，</w:t>
      </w:r>
      <w:r w:rsidRPr="000F56E3">
        <w:t xml:space="preserve">ZBD) </w:t>
      </w:r>
      <w:r w:rsidRPr="000F56E3">
        <w:t>的支持。</w:t>
      </w:r>
      <w:r w:rsidR="00CB5A79" w:rsidRPr="000F56E3">
        <w:t xml:space="preserve">ZBD </w:t>
      </w:r>
      <w:r w:rsidR="00CB5A79" w:rsidRPr="000F56E3">
        <w:t>是一种新兴的存储设备规范</w:t>
      </w:r>
      <w:r w:rsidR="00830647">
        <w:rPr>
          <w:rFonts w:hint="eastAsia"/>
        </w:rPr>
        <w:t>，它</w:t>
      </w:r>
      <w:r w:rsidR="00CB5A79" w:rsidRPr="000F56E3">
        <w:t>与传统的随机访问</w:t>
      </w:r>
      <w:r w:rsidR="0014529C">
        <w:rPr>
          <w:rFonts w:hint="eastAsia"/>
        </w:rPr>
        <w:t>型</w:t>
      </w:r>
      <w:r w:rsidR="00CB5A79" w:rsidRPr="000F56E3">
        <w:t>块设备不同，</w:t>
      </w:r>
      <w:r w:rsidR="00CB5A79">
        <w:rPr>
          <w:rFonts w:hint="eastAsia"/>
        </w:rPr>
        <w:t>它</w:t>
      </w:r>
      <w:r w:rsidR="00CB5A79" w:rsidRPr="000F56E3">
        <w:t>采用</w:t>
      </w:r>
      <w:r w:rsidR="000E21B6">
        <w:rPr>
          <w:rFonts w:hint="eastAsia"/>
        </w:rPr>
        <w:t>区域</w:t>
      </w:r>
      <w:r w:rsidR="00CB5A79" w:rsidRPr="000F56E3">
        <w:t>（</w:t>
      </w:r>
      <w:r w:rsidR="00CB5A79" w:rsidRPr="000F56E3">
        <w:t>zone</w:t>
      </w:r>
      <w:r w:rsidR="00CB5A79" w:rsidRPr="000F56E3">
        <w:t>）的概念来组织数据，每个分区支持顺序写入和批量擦除操作，这与传统块设备</w:t>
      </w:r>
      <w:r w:rsidR="00CB5A79">
        <w:rPr>
          <w:rFonts w:hint="eastAsia"/>
        </w:rPr>
        <w:t>的特性，即</w:t>
      </w:r>
      <w:r w:rsidR="00CB5A79" w:rsidRPr="000F56E3">
        <w:t>每个块都可以独立</w:t>
      </w:r>
      <w:r w:rsidR="00AA250E">
        <w:rPr>
          <w:rFonts w:hint="eastAsia"/>
        </w:rPr>
        <w:t>随机</w:t>
      </w:r>
      <w:r w:rsidR="00CB5A79" w:rsidRPr="000F56E3">
        <w:t>读写</w:t>
      </w:r>
      <w:r w:rsidR="00CB5A79">
        <w:rPr>
          <w:rFonts w:hint="eastAsia"/>
        </w:rPr>
        <w:t>，</w:t>
      </w:r>
      <w:r w:rsidR="00CB5A79" w:rsidRPr="000F56E3">
        <w:t>有所不同。这种设计特别适合固态存储技术</w:t>
      </w:r>
      <w:r w:rsidR="00983BCC">
        <w:rPr>
          <w:rFonts w:hint="eastAsia"/>
        </w:rPr>
        <w:t>，</w:t>
      </w:r>
      <w:r w:rsidR="00CB5A79">
        <w:rPr>
          <w:rFonts w:hint="eastAsia"/>
        </w:rPr>
        <w:t>而</w:t>
      </w:r>
      <w:r w:rsidR="00CB5A79" w:rsidRPr="000F56E3">
        <w:t>ZNS SSD</w:t>
      </w:r>
      <w:r w:rsidR="00CB5A79" w:rsidRPr="000F56E3">
        <w:t>就是</w:t>
      </w:r>
      <w:r w:rsidR="00440486">
        <w:rPr>
          <w:rFonts w:hint="eastAsia"/>
        </w:rPr>
        <w:t>Z</w:t>
      </w:r>
      <w:r w:rsidR="00440486">
        <w:t>BD</w:t>
      </w:r>
      <w:r w:rsidR="00440486">
        <w:rPr>
          <w:rFonts w:hint="eastAsia"/>
        </w:rPr>
        <w:t>设备中</w:t>
      </w:r>
      <w:r w:rsidR="00CB5A79" w:rsidRPr="000F56E3">
        <w:t>最新最典型的一种。</w:t>
      </w:r>
    </w:p>
    <w:p w14:paraId="0C28D0A8" w14:textId="3075037B" w:rsidR="004947D9" w:rsidRPr="000F56E3" w:rsidRDefault="005A2DF3" w:rsidP="00D52E28">
      <w:r w:rsidRPr="000F56E3">
        <w:t>具体地，</w:t>
      </w:r>
      <w:r w:rsidRPr="000F56E3">
        <w:t>libzbd</w:t>
      </w:r>
      <w:r w:rsidRPr="000F56E3">
        <w:t>库作为内核模块实现，</w:t>
      </w:r>
      <w:r w:rsidRPr="000F56E3">
        <w:t xml:space="preserve">libzbd </w:t>
      </w:r>
      <w:r w:rsidRPr="000F56E3">
        <w:t>的编译产物是一个</w:t>
      </w:r>
      <w:r w:rsidRPr="000F56E3">
        <w:t xml:space="preserve"> .ko </w:t>
      </w:r>
      <w:r w:rsidRPr="000F56E3">
        <w:t>文件，它可以被加载到</w:t>
      </w:r>
      <w:r w:rsidRPr="000F56E3">
        <w:t xml:space="preserve"> Linux </w:t>
      </w:r>
      <w:r w:rsidRPr="000F56E3">
        <w:t>内核中，从而扩展内核的功能集。在操作系统的架构中，</w:t>
      </w:r>
      <w:r w:rsidRPr="000F56E3">
        <w:t xml:space="preserve">libzbd </w:t>
      </w:r>
      <w:r w:rsidRPr="000F56E3">
        <w:t>属于内核空间，它需要执行与硬件直接交互的任务，如</w:t>
      </w:r>
      <w:r w:rsidRPr="000F56E3">
        <w:t>I/O</w:t>
      </w:r>
      <w:r w:rsidRPr="000F56E3">
        <w:t>操作、设备状态管理等。内核模块提供了一种机制，允许操作系统内核在运行时动态加载和卸载功能模块，这为系统带来了更高的灵活性和可扩展性。我们可以通过引用</w:t>
      </w:r>
      <w:r w:rsidRPr="000F56E3">
        <w:lastRenderedPageBreak/>
        <w:t>libzbd.a</w:t>
      </w:r>
      <w:r w:rsidRPr="000F56E3">
        <w:t>使用该库中的函数以操作</w:t>
      </w:r>
      <w:r w:rsidRPr="000F56E3">
        <w:t>ZNS SSD</w:t>
      </w:r>
      <w:r w:rsidRPr="000F56E3">
        <w:t>设备。以下是对</w:t>
      </w:r>
      <w:r w:rsidRPr="000F56E3">
        <w:t>libzbd</w:t>
      </w:r>
      <w:r w:rsidRPr="000F56E3">
        <w:t>库中部分主要函数及其功能的简要介绍：</w:t>
      </w:r>
    </w:p>
    <w:p w14:paraId="3351E394" w14:textId="77777777" w:rsidR="00BB0FAC" w:rsidRPr="000F56E3" w:rsidRDefault="008356C2" w:rsidP="00B25F84">
      <w:pPr>
        <w:pStyle w:val="a0"/>
        <w:numPr>
          <w:ilvl w:val="0"/>
          <w:numId w:val="13"/>
        </w:numPr>
      </w:pPr>
      <w:r w:rsidRPr="000F56E3">
        <w:t xml:space="preserve">zbd_device_is_zoned(): </w:t>
      </w:r>
      <w:r w:rsidRPr="000F56E3">
        <w:t>用于测试一个块设备是否为分区块设备。</w:t>
      </w:r>
    </w:p>
    <w:p w14:paraId="2B46CA48" w14:textId="67947AEE" w:rsidR="008356C2" w:rsidRPr="000F56E3" w:rsidRDefault="008356C2" w:rsidP="00D52E28">
      <w:r w:rsidRPr="000F56E3">
        <w:t>这个函数可以帮助用户确定一个设备是否支持分区管理。</w:t>
      </w:r>
    </w:p>
    <w:p w14:paraId="55CAFE80" w14:textId="22C5C5AD" w:rsidR="008356C2" w:rsidRPr="000F56E3" w:rsidRDefault="008356C2" w:rsidP="00B25F84">
      <w:pPr>
        <w:pStyle w:val="a0"/>
      </w:pPr>
      <w:r w:rsidRPr="000F56E3">
        <w:t xml:space="preserve">zbd_open() </w:t>
      </w:r>
      <w:r w:rsidRPr="000F56E3">
        <w:t>和</w:t>
      </w:r>
      <w:r w:rsidRPr="000F56E3">
        <w:t xml:space="preserve"> zbd_close(): </w:t>
      </w:r>
      <w:r w:rsidRPr="000F56E3">
        <w:t>分别用于打开和关闭一个分区块设备。在使用该库进行操作之前，需要先打开设备，并在操作完成后关闭设备。</w:t>
      </w:r>
    </w:p>
    <w:p w14:paraId="6792663D" w14:textId="73EB685A" w:rsidR="008356C2" w:rsidRPr="000F56E3" w:rsidRDefault="008356C2" w:rsidP="00B25F84">
      <w:pPr>
        <w:pStyle w:val="a0"/>
      </w:pPr>
      <w:r w:rsidRPr="000F56E3">
        <w:t xml:space="preserve">zbd_get_info(): </w:t>
      </w:r>
      <w:r w:rsidRPr="000F56E3">
        <w:t>获取一个已打开分区块设备的信息，包括设备的基本属性和分区的状态信息。</w:t>
      </w:r>
    </w:p>
    <w:p w14:paraId="76692805" w14:textId="05ED5A6A" w:rsidR="008356C2" w:rsidRPr="000F56E3" w:rsidRDefault="008356C2" w:rsidP="00B25F84">
      <w:pPr>
        <w:pStyle w:val="a0"/>
      </w:pPr>
      <w:r w:rsidRPr="000F56E3">
        <w:t xml:space="preserve">zbd_report_zones() </w:t>
      </w:r>
      <w:r w:rsidRPr="000F56E3">
        <w:t>和</w:t>
      </w:r>
      <w:r w:rsidRPr="000F56E3">
        <w:t xml:space="preserve"> zbd_list_zones(): </w:t>
      </w:r>
      <w:r w:rsidRPr="000F56E3">
        <w:t>用于获取分区块设备的分区信息。可以获取所有分区的详细信息，包括分区类型、状态、起始位置、大小等。</w:t>
      </w:r>
    </w:p>
    <w:p w14:paraId="3B313D4E" w14:textId="6AA98450" w:rsidR="008356C2" w:rsidRPr="000F56E3" w:rsidRDefault="008356C2" w:rsidP="00B25F84">
      <w:pPr>
        <w:pStyle w:val="a0"/>
      </w:pPr>
      <w:r w:rsidRPr="000F56E3">
        <w:t xml:space="preserve">zbd_report_nr_zones(): </w:t>
      </w:r>
      <w:r w:rsidRPr="000F56E3">
        <w:t>获取分区块设备的分区数量。这对于确定设备的容量和空间分布非常有用。</w:t>
      </w:r>
    </w:p>
    <w:p w14:paraId="6B09ABFB" w14:textId="436BCA0F" w:rsidR="008356C2" w:rsidRPr="000F56E3" w:rsidRDefault="008356C2" w:rsidP="00B25F84">
      <w:pPr>
        <w:pStyle w:val="a0"/>
      </w:pPr>
      <w:r w:rsidRPr="000F56E3">
        <w:t xml:space="preserve">zbd_zone_operation(): </w:t>
      </w:r>
      <w:r w:rsidRPr="000F56E3">
        <w:t>执行分区管理操作，如重置写指针、显式打开或关闭分区等。</w:t>
      </w:r>
    </w:p>
    <w:p w14:paraId="77BD968C" w14:textId="3FB7DBBE" w:rsidR="00763E8A" w:rsidRPr="000F56E3" w:rsidRDefault="008356C2" w:rsidP="00B25F84">
      <w:pPr>
        <w:pStyle w:val="a0"/>
      </w:pPr>
      <w:r w:rsidRPr="000F56E3">
        <w:t>zbd_reset_zones(), zbd_open_zones(), zbd_close_zones(), zbd_finish_zo</w:t>
      </w:r>
      <w:r w:rsidR="000F6634">
        <w:t>-</w:t>
      </w:r>
      <w:r w:rsidRPr="000F56E3">
        <w:t xml:space="preserve">nes(): </w:t>
      </w:r>
      <w:r w:rsidRPr="000F56E3">
        <w:t>分别用于重置、显式打开、关闭和完成分区操作，</w:t>
      </w:r>
      <w:r w:rsidR="005732A4">
        <w:rPr>
          <w:rFonts w:hint="eastAsia"/>
        </w:rPr>
        <w:t>从而</w:t>
      </w:r>
      <w:r w:rsidRPr="000F56E3">
        <w:t>实现对分区的灵活管理。</w:t>
      </w:r>
    </w:p>
    <w:p w14:paraId="31300580" w14:textId="1D3B9B5D" w:rsidR="00763E8A" w:rsidRPr="000F56E3" w:rsidRDefault="00763E8A" w:rsidP="00D52E28">
      <w:r w:rsidRPr="000F56E3">
        <w:t>此外，</w:t>
      </w:r>
      <w:r w:rsidR="008523F9" w:rsidRPr="000F56E3">
        <w:t>libzbd</w:t>
      </w:r>
      <w:r w:rsidR="008523F9" w:rsidRPr="000F56E3">
        <w:t>中</w:t>
      </w:r>
      <w:r w:rsidRPr="000F56E3">
        <w:t>还定义了一系列用于操作分区描述符信息的宏定义和工具函数，例如获取分区类型、状态、起始位置、大小、容量等信息，以及设置日志级别、获取设备模型、获取分区类型和状态的字符串描述等。</w:t>
      </w:r>
    </w:p>
    <w:p w14:paraId="157AF11F" w14:textId="77777777" w:rsidR="007D3AAE" w:rsidRPr="000F56E3" w:rsidRDefault="007D3AAE" w:rsidP="007D3AAE">
      <w:r w:rsidRPr="000F56E3">
        <w:t>然而，在使用</w:t>
      </w:r>
      <w:r w:rsidRPr="000F56E3">
        <w:t>libzbd</w:t>
      </w:r>
      <w:r w:rsidRPr="000F56E3">
        <w:t>库时，需要</w:t>
      </w:r>
      <w:r>
        <w:rPr>
          <w:rFonts w:hint="eastAsia"/>
        </w:rPr>
        <w:t>格外</w:t>
      </w:r>
      <w:r w:rsidRPr="000F56E3">
        <w:t>注意线程安全性，因为该库不维护任何</w:t>
      </w:r>
      <w:r>
        <w:rPr>
          <w:rFonts w:hint="eastAsia"/>
        </w:rPr>
        <w:t>已经被</w:t>
      </w:r>
      <w:r w:rsidRPr="000F56E3">
        <w:t>打开</w:t>
      </w:r>
      <w:r>
        <w:rPr>
          <w:rFonts w:hint="eastAsia"/>
        </w:rPr>
        <w:t>的</w:t>
      </w:r>
      <w:r w:rsidRPr="000F56E3">
        <w:t>分区块设备的内部状态，需要由应用程序确保对分区的操作正确进行互斥。</w:t>
      </w:r>
      <w:r>
        <w:rPr>
          <w:rFonts w:hint="eastAsia"/>
        </w:rPr>
        <w:t>不过</w:t>
      </w:r>
      <w:r w:rsidRPr="000F56E3">
        <w:t>通过多线程应用程序中的同步机制来实现对分区的正确操作</w:t>
      </w:r>
      <w:r>
        <w:rPr>
          <w:rFonts w:hint="eastAsia"/>
        </w:rPr>
        <w:t>可以解决这一问题</w:t>
      </w:r>
      <w:r w:rsidRPr="000F56E3">
        <w:t>。</w:t>
      </w:r>
    </w:p>
    <w:p w14:paraId="431BADFC" w14:textId="6EF4FBB4" w:rsidR="00AF10CD" w:rsidRPr="000F56E3" w:rsidRDefault="00763E8A" w:rsidP="00D52E28">
      <w:r w:rsidRPr="000F56E3">
        <w:t>总的来说，</w:t>
      </w:r>
      <w:r w:rsidRPr="000F56E3">
        <w:t>libzbd</w:t>
      </w:r>
      <w:r w:rsidRPr="000F56E3">
        <w:t>库提供了一组功能丰富的函数和数据结构，简化了对分区块设备的管理和使用，大多数适配</w:t>
      </w:r>
      <w:r w:rsidRPr="000F56E3">
        <w:t>ZNS</w:t>
      </w:r>
      <w:r w:rsidRPr="000F56E3">
        <w:t>的应用程序和文件系统都是基于该库实现的。</w:t>
      </w:r>
      <w:r w:rsidRPr="000F56E3">
        <w:t>libzbd</w:t>
      </w:r>
      <w:r w:rsidRPr="000F56E3">
        <w:t>库是对标盘进行测试工作的基础的依赖库之一。</w:t>
      </w:r>
    </w:p>
    <w:p w14:paraId="7AB7D934" w14:textId="7A24A418" w:rsidR="00B96A8B" w:rsidRPr="000F56E3" w:rsidRDefault="00B96A8B" w:rsidP="00D52E28">
      <w:pPr>
        <w:pStyle w:val="4"/>
      </w:pPr>
      <w:r w:rsidRPr="000F56E3">
        <w:lastRenderedPageBreak/>
        <w:t>FIO for ZNS</w:t>
      </w:r>
    </w:p>
    <w:p w14:paraId="4FC013CB" w14:textId="57C8A3B3" w:rsidR="009B7CF8" w:rsidRPr="000F56E3" w:rsidRDefault="009B7CF8" w:rsidP="00D52E28">
      <w:r w:rsidRPr="000F56E3">
        <w:t>FIO</w:t>
      </w:r>
      <w:r w:rsidRPr="000F56E3">
        <w:t>（</w:t>
      </w:r>
      <w:r w:rsidRPr="000F56E3">
        <w:t>Flexible I/O Tester</w:t>
      </w:r>
      <w:r w:rsidRPr="000F56E3">
        <w:t>）是一款功能强大的开源测试工具，广泛应用于评估存储和网络</w:t>
      </w:r>
      <w:r w:rsidR="00B34911" w:rsidRPr="000F56E3">
        <w:t>设备</w:t>
      </w:r>
      <w:r w:rsidRPr="000F56E3">
        <w:t>的性能。它通过提供</w:t>
      </w:r>
      <w:r w:rsidR="0089780A" w:rsidRPr="000F56E3">
        <w:t>大量</w:t>
      </w:r>
      <w:r w:rsidR="00317837" w:rsidRPr="000F56E3">
        <w:t>可配置</w:t>
      </w:r>
      <w:r w:rsidR="0048417B" w:rsidRPr="000F56E3">
        <w:t>的</w:t>
      </w:r>
      <w:r w:rsidRPr="000F56E3">
        <w:t>测试选项，允许用户模拟各种工作负载，</w:t>
      </w:r>
      <w:r w:rsidR="002C6CF1" w:rsidRPr="000F56E3">
        <w:t>测试</w:t>
      </w:r>
      <w:r w:rsidRPr="000F56E3">
        <w:t>存储</w:t>
      </w:r>
      <w:r w:rsidR="008C2768" w:rsidRPr="000F56E3">
        <w:t>设备</w:t>
      </w:r>
      <w:r w:rsidRPr="000F56E3">
        <w:t>的读写性能、</w:t>
      </w:r>
      <w:r w:rsidRPr="000F56E3">
        <w:t>IOPS</w:t>
      </w:r>
      <w:r w:rsidRPr="000F56E3">
        <w:t>、延迟等关键指标。</w:t>
      </w:r>
    </w:p>
    <w:p w14:paraId="130BFFD0" w14:textId="05E6CF3E" w:rsidR="009B7CF8" w:rsidRPr="000F56E3" w:rsidRDefault="00681AC7" w:rsidP="00D52E28">
      <w:r w:rsidRPr="00681AC7">
        <w:t>FIO</w:t>
      </w:r>
      <w:r w:rsidRPr="00681AC7">
        <w:t>的设计注重灵活性和可扩展性，支持多线程和多进程运行，</w:t>
      </w:r>
      <w:r w:rsidRPr="00681AC7">
        <w:rPr>
          <w:rFonts w:hint="eastAsia"/>
        </w:rPr>
        <w:t>从而</w:t>
      </w:r>
      <w:r w:rsidRPr="00681AC7">
        <w:t>有效利用多核处理器的能力。</w:t>
      </w:r>
      <w:r w:rsidRPr="00681AC7">
        <w:rPr>
          <w:rFonts w:hint="eastAsia"/>
        </w:rPr>
        <w:t>并且，</w:t>
      </w:r>
      <w:r w:rsidR="009B7CF8" w:rsidRPr="000F56E3">
        <w:t>它能够针对文件和块设备执行测试，覆盖从单个存储设备到复杂存储系统的广泛场景。该工具还具备实时监控功能，可以在测试执行期间提供性能反馈，并生成详尽的日志记录，便于后续的性能分析和结果验证。</w:t>
      </w:r>
      <w:r w:rsidR="009B7CF8" w:rsidRPr="000F56E3">
        <w:t>FIO</w:t>
      </w:r>
      <w:r w:rsidR="009B7CF8" w:rsidRPr="000F56E3">
        <w:t>支持多种操作系统，包括</w:t>
      </w:r>
      <w:r w:rsidR="009B7CF8" w:rsidRPr="000F56E3">
        <w:t>Linux</w:t>
      </w:r>
      <w:r w:rsidR="009B7CF8" w:rsidRPr="000F56E3">
        <w:t>、</w:t>
      </w:r>
      <w:r w:rsidR="009B7CF8" w:rsidRPr="000F56E3">
        <w:t>Windows</w:t>
      </w:r>
      <w:r w:rsidR="009B7CF8" w:rsidRPr="000F56E3">
        <w:t>和</w:t>
      </w:r>
      <w:r w:rsidR="009B7CF8" w:rsidRPr="000F56E3">
        <w:t>macOS</w:t>
      </w:r>
      <w:r w:rsidR="009B7CF8" w:rsidRPr="000F56E3">
        <w:t>，使其成为跨平台性能测试的通用解决方案。使用</w:t>
      </w:r>
      <w:r w:rsidR="009B7CF8" w:rsidRPr="000F56E3">
        <w:t>FIO</w:t>
      </w:r>
      <w:r w:rsidR="009B7CF8" w:rsidRPr="000F56E3">
        <w:t>时，用户通过编写配置文件来定义测试参数，然后通过</w:t>
      </w:r>
      <w:r w:rsidR="009B7CF8" w:rsidRPr="000F56E3">
        <w:t>FIO</w:t>
      </w:r>
      <w:r w:rsidR="009B7CF8" w:rsidRPr="000F56E3">
        <w:t>命令行工具执行测试。</w:t>
      </w:r>
      <w:r w:rsidR="009B7CF8" w:rsidRPr="000F56E3">
        <w:t>FIO</w:t>
      </w:r>
      <w:r w:rsidR="009B7CF8" w:rsidRPr="000F56E3">
        <w:t>提供包含丰富统计信息的结果文件，为性能评估和系统优化提供数据支持。</w:t>
      </w:r>
    </w:p>
    <w:p w14:paraId="74E8DFA6" w14:textId="77777777" w:rsidR="009B7CF8" w:rsidRPr="000F56E3" w:rsidRDefault="009B7CF8" w:rsidP="00D52E28">
      <w:r w:rsidRPr="000F56E3">
        <w:t>从版本</w:t>
      </w:r>
      <w:r w:rsidRPr="000F56E3">
        <w:t>3.30</w:t>
      </w:r>
      <w:r w:rsidRPr="000F56E3">
        <w:t>开始，</w:t>
      </w:r>
      <w:r w:rsidRPr="000F56E3">
        <w:t>FIO</w:t>
      </w:r>
      <w:r w:rsidRPr="000F56E3">
        <w:t>扩展了其功能，以支持</w:t>
      </w:r>
      <w:r w:rsidRPr="000F56E3">
        <w:t>Zoned Namespace (ZNS) SSD</w:t>
      </w:r>
      <w:r w:rsidRPr="000F56E3">
        <w:t>的测试。在使用</w:t>
      </w:r>
      <w:r w:rsidRPr="000F56E3">
        <w:t>FIO</w:t>
      </w:r>
      <w:r w:rsidRPr="000F56E3">
        <w:t>对</w:t>
      </w:r>
      <w:r w:rsidRPr="000F56E3">
        <w:t>ZNS SSD</w:t>
      </w:r>
      <w:r w:rsidRPr="000F56E3">
        <w:t>进行测试时，用户可以利用多种参数来定制测试案例，以便更准确地模拟和评估设备的性能。以下是一些关键的参数：</w:t>
      </w:r>
    </w:p>
    <w:p w14:paraId="2B9D7204" w14:textId="37A8E983" w:rsidR="009B7CF8" w:rsidRPr="000F56E3" w:rsidRDefault="009B7CF8" w:rsidP="00B25F84">
      <w:pPr>
        <w:pStyle w:val="a0"/>
        <w:numPr>
          <w:ilvl w:val="0"/>
          <w:numId w:val="14"/>
        </w:numPr>
      </w:pPr>
      <w:r w:rsidRPr="000F56E3">
        <w:t>ioengine</w:t>
      </w:r>
      <w:r w:rsidRPr="000F56E3">
        <w:t>：指定用于数据传输的后台引擎。对于</w:t>
      </w:r>
      <w:r w:rsidRPr="000F56E3">
        <w:t>ZNS SSD</w:t>
      </w:r>
      <w:r w:rsidRPr="000F56E3">
        <w:t>，可以选择</w:t>
      </w:r>
      <w:r w:rsidRPr="000F56E3">
        <w:t>psync ioengine</w:t>
      </w:r>
      <w:r w:rsidRPr="000F56E3">
        <w:t>，它支持与</w:t>
      </w:r>
      <w:r w:rsidRPr="000F56E3">
        <w:t>zone</w:t>
      </w:r>
      <w:r w:rsidRPr="000F56E3">
        <w:t>的顺序写入约束兼容的数据同步。</w:t>
      </w:r>
    </w:p>
    <w:p w14:paraId="522BC6BD" w14:textId="02C51C32" w:rsidR="009B7CF8" w:rsidRPr="000F56E3" w:rsidRDefault="009B7CF8" w:rsidP="00B25F84">
      <w:pPr>
        <w:pStyle w:val="a0"/>
      </w:pPr>
      <w:r w:rsidRPr="000F56E3">
        <w:t>offset_increment</w:t>
      </w:r>
      <w:r w:rsidRPr="000F56E3">
        <w:t>：这个参数用于定义每个作业（</w:t>
      </w:r>
      <w:r w:rsidRPr="000F56E3">
        <w:t>job</w:t>
      </w:r>
      <w:r w:rsidRPr="000F56E3">
        <w:t>）的起始偏移量增量。在</w:t>
      </w:r>
      <w:r w:rsidRPr="000F56E3">
        <w:t>ZNS SSD</w:t>
      </w:r>
      <w:r w:rsidRPr="000F56E3">
        <w:t>的上下文中，它通常与</w:t>
      </w:r>
      <w:r w:rsidRPr="000F56E3">
        <w:t>zone</w:t>
      </w:r>
      <w:r w:rsidRPr="000F56E3">
        <w:t>的大小相对应，确保每个作业都在不同的</w:t>
      </w:r>
      <w:r w:rsidRPr="000F56E3">
        <w:t>zone</w:t>
      </w:r>
      <w:r w:rsidRPr="000F56E3">
        <w:t>上操作。</w:t>
      </w:r>
    </w:p>
    <w:p w14:paraId="74741ED8" w14:textId="77483BFC" w:rsidR="009B7CF8" w:rsidRPr="000F56E3" w:rsidRDefault="009B7CF8" w:rsidP="00B25F84">
      <w:pPr>
        <w:pStyle w:val="a0"/>
      </w:pPr>
      <w:r w:rsidRPr="000F56E3">
        <w:t>size</w:t>
      </w:r>
      <w:r w:rsidRPr="000F56E3">
        <w:t>：定义测试中使用的总数据大小。这个参数应与</w:t>
      </w:r>
      <w:r w:rsidRPr="000F56E3">
        <w:t>ZNS SSD</w:t>
      </w:r>
      <w:r w:rsidRPr="000F56E3">
        <w:t>的</w:t>
      </w:r>
      <w:r w:rsidRPr="000F56E3">
        <w:t>zone</w:t>
      </w:r>
      <w:r w:rsidRPr="000F56E3">
        <w:t>大小和测试需求相匹配，以避免跨</w:t>
      </w:r>
      <w:r w:rsidRPr="000F56E3">
        <w:t>zone</w:t>
      </w:r>
      <w:r w:rsidRPr="000F56E3">
        <w:t>的写入。</w:t>
      </w:r>
    </w:p>
    <w:p w14:paraId="25D02AAC" w14:textId="0BEC18AC" w:rsidR="009B7CF8" w:rsidRPr="000F56E3" w:rsidRDefault="009B7CF8" w:rsidP="00B25F84">
      <w:pPr>
        <w:pStyle w:val="a0"/>
      </w:pPr>
      <w:r w:rsidRPr="000F56E3">
        <w:t>numjobs</w:t>
      </w:r>
      <w:r w:rsidRPr="000F56E3">
        <w:t>：指定并行运行的作业数量。这个参数可以用于模拟多线程或多进程访问</w:t>
      </w:r>
      <w:r w:rsidRPr="000F56E3">
        <w:t>ZNS SSD</w:t>
      </w:r>
      <w:r w:rsidRPr="000F56E3">
        <w:t>的场景。</w:t>
      </w:r>
    </w:p>
    <w:p w14:paraId="67EFEBDC" w14:textId="1B326259" w:rsidR="009B7CF8" w:rsidRPr="000F56E3" w:rsidRDefault="009B7CF8" w:rsidP="00B25F84">
      <w:pPr>
        <w:pStyle w:val="a0"/>
      </w:pPr>
      <w:r w:rsidRPr="000F56E3">
        <w:t>job_max_open_zones</w:t>
      </w:r>
      <w:r w:rsidRPr="000F56E3">
        <w:t>：为每个作业设置最大的开放</w:t>
      </w:r>
      <w:r w:rsidRPr="000F56E3">
        <w:t>zone</w:t>
      </w:r>
      <w:r w:rsidRPr="000F56E3">
        <w:t>数。这个参数有助于控制每个作业可以同时访问的</w:t>
      </w:r>
      <w:r w:rsidRPr="000F56E3">
        <w:t>zone</w:t>
      </w:r>
      <w:r w:rsidRPr="000F56E3">
        <w:t>数量，以符合</w:t>
      </w:r>
      <w:r w:rsidRPr="000F56E3">
        <w:t>ZNS SSD</w:t>
      </w:r>
      <w:r w:rsidRPr="000F56E3">
        <w:t>的使用模式。</w:t>
      </w:r>
    </w:p>
    <w:p w14:paraId="7A383C99" w14:textId="77777777" w:rsidR="009B7CF8" w:rsidRPr="000F56E3" w:rsidRDefault="009B7CF8" w:rsidP="00D52E28">
      <w:r w:rsidRPr="000F56E3">
        <w:t>除了这些参数，</w:t>
      </w:r>
      <w:r w:rsidRPr="000F56E3">
        <w:t>FIO</w:t>
      </w:r>
      <w:r w:rsidRPr="000F56E3">
        <w:t>还允许用户选择测试的</w:t>
      </w:r>
      <w:r w:rsidRPr="000F56E3">
        <w:t>I/O</w:t>
      </w:r>
      <w:r w:rsidRPr="000F56E3">
        <w:t>模式（如读写、随机</w:t>
      </w:r>
      <w:r w:rsidRPr="000F56E3">
        <w:t>/</w:t>
      </w:r>
      <w:r w:rsidRPr="000F56E3">
        <w:t>顺序）、块大小、以及是否启用直接</w:t>
      </w:r>
      <w:r w:rsidRPr="000F56E3">
        <w:t>I/O</w:t>
      </w:r>
      <w:r w:rsidRPr="000F56E3">
        <w:t>等。此外，</w:t>
      </w:r>
      <w:r w:rsidRPr="000F56E3">
        <w:t>FIO</w:t>
      </w:r>
      <w:r w:rsidRPr="000F56E3">
        <w:t>的灵活性还体现在可以结合使用</w:t>
      </w:r>
      <w:r w:rsidRPr="000F56E3">
        <w:lastRenderedPageBreak/>
        <w:t>多个参数来模拟复杂的工作负载模式，如混合读写操作或特定的</w:t>
      </w:r>
      <w:r w:rsidRPr="000F56E3">
        <w:t>I/O</w:t>
      </w:r>
      <w:r w:rsidRPr="000F56E3">
        <w:t>深度（</w:t>
      </w:r>
      <w:r w:rsidRPr="000F56E3">
        <w:t>iodepth</w:t>
      </w:r>
      <w:r w:rsidRPr="000F56E3">
        <w:t>）。</w:t>
      </w:r>
    </w:p>
    <w:p w14:paraId="12DB7266" w14:textId="1DDE9171" w:rsidR="0054068D" w:rsidRPr="000F56E3" w:rsidRDefault="0054068D" w:rsidP="0054068D">
      <w:r w:rsidRPr="000F56E3">
        <w:t>在后续的实验中，将利用</w:t>
      </w:r>
      <w:r w:rsidRPr="000F56E3">
        <w:t>FIO</w:t>
      </w:r>
      <w:r w:rsidRPr="000F56E3">
        <w:t>选择合适的参数，进行多角度详细测试，并通过分析</w:t>
      </w:r>
      <w:r w:rsidRPr="000F56E3">
        <w:t>FIO</w:t>
      </w:r>
      <w:r w:rsidRPr="000F56E3">
        <w:t>生成的详细测试结果，</w:t>
      </w:r>
      <w:r>
        <w:rPr>
          <w:rFonts w:hint="eastAsia"/>
        </w:rPr>
        <w:t>以</w:t>
      </w:r>
      <w:r w:rsidRPr="000F56E3">
        <w:t>吞吐量、延迟、</w:t>
      </w:r>
      <w:r w:rsidRPr="000F56E3">
        <w:t>IOPS</w:t>
      </w:r>
      <w:r w:rsidRPr="000F56E3">
        <w:t>等关键指标</w:t>
      </w:r>
      <w:r>
        <w:rPr>
          <w:rFonts w:hint="eastAsia"/>
        </w:rPr>
        <w:t>进一步评判</w:t>
      </w:r>
      <w:r w:rsidRPr="000F56E3">
        <w:t>ZNS SSD</w:t>
      </w:r>
      <w:r w:rsidRPr="000F56E3">
        <w:t>在不同工作负载下的性能表现</w:t>
      </w:r>
      <w:r>
        <w:rPr>
          <w:rFonts w:hint="eastAsia"/>
        </w:rPr>
        <w:t>。</w:t>
      </w:r>
    </w:p>
    <w:p w14:paraId="138D0384" w14:textId="39BDC416" w:rsidR="000F2FD8" w:rsidRPr="000F56E3" w:rsidRDefault="00CC23D3" w:rsidP="00D52E28">
      <w:pPr>
        <w:pStyle w:val="2"/>
        <w:spacing w:before="120" w:after="120"/>
      </w:pPr>
      <w:bookmarkStart w:id="52" w:name="_Toc166421406"/>
      <w:bookmarkStart w:id="53" w:name="_Toc167152993"/>
      <w:r w:rsidRPr="000F56E3">
        <w:t>RocksDB</w:t>
      </w:r>
      <w:bookmarkEnd w:id="52"/>
      <w:bookmarkEnd w:id="53"/>
    </w:p>
    <w:p w14:paraId="55C10305" w14:textId="6986BC8C" w:rsidR="00311419" w:rsidRPr="000F56E3" w:rsidRDefault="00311419" w:rsidP="00D52E28">
      <w:r w:rsidRPr="000F56E3">
        <w:t>本小节介绍</w:t>
      </w:r>
      <w:r w:rsidRPr="000F56E3">
        <w:t>RocksDB</w:t>
      </w:r>
      <w:r w:rsidRPr="000F56E3">
        <w:t>的基本架构，读写流程，以及已有的对</w:t>
      </w:r>
      <w:r w:rsidRPr="000F56E3">
        <w:t>ZNS</w:t>
      </w:r>
      <w:r w:rsidRPr="000F56E3">
        <w:t>的适配工作</w:t>
      </w:r>
      <w:r w:rsidRPr="000F56E3">
        <w:t>——ZenFS</w:t>
      </w:r>
      <w:r w:rsidR="007A2CBD" w:rsidRPr="000F56E3">
        <w:t>。</w:t>
      </w:r>
    </w:p>
    <w:p w14:paraId="70FC4720" w14:textId="4AB68652" w:rsidR="0005080C" w:rsidRPr="000F56E3" w:rsidRDefault="00713F17" w:rsidP="00D52E28">
      <w:pPr>
        <w:pStyle w:val="3"/>
      </w:pPr>
      <w:r w:rsidRPr="000F56E3">
        <w:t>RocksDB</w:t>
      </w:r>
      <w:r w:rsidRPr="000F56E3">
        <w:t>简介</w:t>
      </w:r>
    </w:p>
    <w:p w14:paraId="457C2E03" w14:textId="3FF77E07" w:rsidR="00DE267B" w:rsidRPr="000F56E3" w:rsidRDefault="00DE267B" w:rsidP="00D52E28">
      <w:r w:rsidRPr="000F56E3">
        <w:t xml:space="preserve">RocksDB </w:t>
      </w:r>
      <w:r w:rsidRPr="000F56E3">
        <w:t>是一个高性能的持久化键值存储引擎，由</w:t>
      </w:r>
      <w:r w:rsidRPr="000F56E3">
        <w:t xml:space="preserve"> Facebook </w:t>
      </w:r>
      <w:r w:rsidRPr="000F56E3">
        <w:t>基于</w:t>
      </w:r>
      <w:r w:rsidRPr="000F56E3">
        <w:t xml:space="preserve"> Google </w:t>
      </w:r>
      <w:r w:rsidRPr="000F56E3">
        <w:t>的</w:t>
      </w:r>
      <w:r w:rsidRPr="000F56E3">
        <w:t xml:space="preserve"> LevelDB </w:t>
      </w:r>
      <w:r w:rsidRPr="000F56E3">
        <w:t>代码库于</w:t>
      </w:r>
      <w:r w:rsidRPr="000F56E3">
        <w:t xml:space="preserve"> 2012 </w:t>
      </w:r>
      <w:r w:rsidRPr="000F56E3">
        <w:t>年开发。该引擎专为固态硬盘（</w:t>
      </w:r>
      <w:r w:rsidRPr="000F56E3">
        <w:t>SSD</w:t>
      </w:r>
      <w:r w:rsidRPr="000F56E3">
        <w:t>）优化，设计用于满足大规模分布式系统的存储需求，并作为库组件嵌入到高级应用程序中。</w:t>
      </w:r>
    </w:p>
    <w:p w14:paraId="7439932D" w14:textId="52DD8058" w:rsidR="0001447B" w:rsidRDefault="00DE267B" w:rsidP="00D52E28">
      <w:r w:rsidRPr="000F56E3">
        <w:t xml:space="preserve">RocksDB </w:t>
      </w:r>
      <w:r w:rsidRPr="000F56E3">
        <w:t>沿用了</w:t>
      </w:r>
      <w:r w:rsidRPr="000F56E3">
        <w:t>LevelDB</w:t>
      </w:r>
      <w:r w:rsidRPr="000F56E3">
        <w:t>的</w:t>
      </w:r>
      <w:r w:rsidRPr="000F56E3">
        <w:t>LSM-Tree</w:t>
      </w:r>
      <w:r w:rsidR="00740F0E" w:rsidRPr="00740F0E">
        <w:t xml:space="preserve"> </w:t>
      </w:r>
      <w:r w:rsidR="00740F0E">
        <w:rPr>
          <w:rFonts w:hint="eastAsia"/>
        </w:rPr>
        <w:t>（</w:t>
      </w:r>
      <w:r w:rsidR="00740F0E" w:rsidRPr="00740F0E">
        <w:t>Log-Structured Merge-Tree</w:t>
      </w:r>
      <w:r w:rsidRPr="000F56E3">
        <w:t>）结构，与</w:t>
      </w:r>
      <w:r w:rsidRPr="000F56E3">
        <w:t xml:space="preserve"> LevelDB </w:t>
      </w:r>
      <w:r w:rsidRPr="000F56E3">
        <w:t>相比，</w:t>
      </w:r>
      <w:r w:rsidRPr="000F56E3">
        <w:t xml:space="preserve">RocksDB </w:t>
      </w:r>
      <w:r w:rsidRPr="000F56E3">
        <w:t>引入了多项优化和改进，尤其是在高并发写入需求的场景下。</w:t>
      </w:r>
      <w:r w:rsidR="001277F7" w:rsidRPr="001277F7">
        <w:rPr>
          <w:rFonts w:hint="eastAsia"/>
        </w:rPr>
        <w:t>较为</w:t>
      </w:r>
      <w:r w:rsidR="001277F7" w:rsidRPr="001277F7">
        <w:t>关键</w:t>
      </w:r>
      <w:r w:rsidR="001277F7" w:rsidRPr="001277F7">
        <w:rPr>
          <w:rFonts w:hint="eastAsia"/>
        </w:rPr>
        <w:t>的</w:t>
      </w:r>
      <w:r w:rsidR="001277F7" w:rsidRPr="001277F7">
        <w:t>改进</w:t>
      </w:r>
      <w:r w:rsidR="001277F7" w:rsidRPr="001277F7">
        <w:rPr>
          <w:rFonts w:hint="eastAsia"/>
        </w:rPr>
        <w:t>有二，其一</w:t>
      </w:r>
      <w:r w:rsidR="001277F7" w:rsidRPr="001277F7">
        <w:t>是降低了</w:t>
      </w:r>
      <w:r w:rsidR="00F147FC">
        <w:rPr>
          <w:rFonts w:hint="eastAsia"/>
        </w:rPr>
        <w:t>软件层面的</w:t>
      </w:r>
      <w:r w:rsidR="001277F7" w:rsidRPr="001277F7">
        <w:t>写入</w:t>
      </w:r>
      <w:r w:rsidR="00F147FC">
        <w:rPr>
          <w:rFonts w:hint="eastAsia"/>
        </w:rPr>
        <w:t>放大</w:t>
      </w:r>
      <w:r w:rsidR="001277F7" w:rsidRPr="001277F7">
        <w:t>，即每次写入操作引起的额外磁盘写入量，另一个</w:t>
      </w:r>
      <w:r w:rsidR="001277F7" w:rsidRPr="001277F7">
        <w:rPr>
          <w:rFonts w:hint="eastAsia"/>
        </w:rPr>
        <w:t>则</w:t>
      </w:r>
      <w:r w:rsidR="001277F7" w:rsidRPr="001277F7">
        <w:t>是通过优化压缩过程，有效提高了</w:t>
      </w:r>
      <w:r w:rsidR="001277F7" w:rsidRPr="001277F7">
        <w:t>RocksDB</w:t>
      </w:r>
      <w:r w:rsidR="001277F7" w:rsidRPr="001277F7">
        <w:t>写入效率。</w:t>
      </w:r>
    </w:p>
    <w:p w14:paraId="7875429A" w14:textId="3DA32F50" w:rsidR="00DE267B" w:rsidRPr="000F56E3" w:rsidRDefault="00855BB2" w:rsidP="00D52E28">
      <w:r>
        <w:rPr>
          <w:rFonts w:hint="eastAsia"/>
        </w:rPr>
        <w:t>因此</w:t>
      </w:r>
      <w:r w:rsidR="000008F4">
        <w:rPr>
          <w:rFonts w:hint="eastAsia"/>
        </w:rPr>
        <w:t>，</w:t>
      </w:r>
      <w:r w:rsidR="00DE267B" w:rsidRPr="000F56E3">
        <w:t>RocksDB</w:t>
      </w:r>
      <w:r w:rsidR="00DE267B" w:rsidRPr="000F56E3">
        <w:t>在处理大规模数据时表现出色，特别适用于需要高写入吞吐量和低延迟的场景。其特点包括：</w:t>
      </w:r>
    </w:p>
    <w:p w14:paraId="349A88DE" w14:textId="4A3EFB4E" w:rsidR="00DE267B" w:rsidRPr="00F36A0A" w:rsidRDefault="00DE267B" w:rsidP="00B25F84">
      <w:pPr>
        <w:pStyle w:val="a0"/>
        <w:numPr>
          <w:ilvl w:val="0"/>
          <w:numId w:val="15"/>
        </w:numPr>
      </w:pPr>
      <w:r w:rsidRPr="00F36A0A">
        <w:rPr>
          <w:rFonts w:hint="eastAsia"/>
        </w:rPr>
        <w:t>高性能写入：优化写入路径以降低写入延迟，并处理高并发写入请求。</w:t>
      </w:r>
    </w:p>
    <w:p w14:paraId="025814CC" w14:textId="77777777" w:rsidR="009C74AD" w:rsidRPr="00F36A0A" w:rsidRDefault="00DE267B" w:rsidP="00B25F84">
      <w:pPr>
        <w:pStyle w:val="a0"/>
      </w:pPr>
      <w:r w:rsidRPr="00F36A0A">
        <w:rPr>
          <w:rFonts w:hint="eastAsia"/>
        </w:rPr>
        <w:t>低写入幅度：通过压缩算法和数据结构设计减少磁盘写入影响。</w:t>
      </w:r>
    </w:p>
    <w:p w14:paraId="1427D497" w14:textId="77777777" w:rsidR="009C74AD" w:rsidRPr="00F36A0A" w:rsidRDefault="00DE267B" w:rsidP="00B25F84">
      <w:pPr>
        <w:pStyle w:val="a0"/>
      </w:pPr>
      <w:r w:rsidRPr="00F36A0A">
        <w:rPr>
          <w:rFonts w:hint="eastAsia"/>
        </w:rPr>
        <w:t>灵活的配置选项：提供丰富的配置选项以适应不同需求。</w:t>
      </w:r>
    </w:p>
    <w:p w14:paraId="5CE608CF" w14:textId="634095FC" w:rsidR="00DE267B" w:rsidRPr="00F36A0A" w:rsidRDefault="00DE267B" w:rsidP="00B25F84">
      <w:pPr>
        <w:pStyle w:val="a0"/>
      </w:pPr>
      <w:r w:rsidRPr="00F36A0A">
        <w:rPr>
          <w:rFonts w:hint="eastAsia"/>
        </w:rPr>
        <w:t>丰富的功能：支持事务、压缩、备份和迭代器等高级功能。</w:t>
      </w:r>
    </w:p>
    <w:p w14:paraId="457A6D82" w14:textId="77777777" w:rsidR="0027357A" w:rsidRPr="00B25F84" w:rsidRDefault="0027357A" w:rsidP="00B25F84">
      <w:r w:rsidRPr="000F56E3">
        <w:t>R</w:t>
      </w:r>
      <w:r w:rsidRPr="00B25F84">
        <w:t>ocksDB</w:t>
      </w:r>
      <w:r w:rsidRPr="00B25F84">
        <w:t>自发布以来，</w:t>
      </w:r>
      <w:r w:rsidRPr="00B25F84">
        <w:rPr>
          <w:rFonts w:hint="eastAsia"/>
        </w:rPr>
        <w:t>不但</w:t>
      </w:r>
      <w:r w:rsidRPr="00B25F84">
        <w:t>被</w:t>
      </w:r>
      <w:r w:rsidRPr="00B25F84">
        <w:rPr>
          <w:rFonts w:hint="eastAsia"/>
        </w:rPr>
        <w:t>产业界</w:t>
      </w:r>
      <w:r w:rsidRPr="00B25F84">
        <w:t>长期广泛使用，</w:t>
      </w:r>
      <w:r w:rsidRPr="00B25F84">
        <w:rPr>
          <w:rFonts w:hint="eastAsia"/>
        </w:rPr>
        <w:t>同时还</w:t>
      </w:r>
      <w:r w:rsidRPr="00B25F84">
        <w:t>保持着很高的更新优化频率。例如在</w:t>
      </w:r>
      <w:r w:rsidRPr="00B25F84">
        <w:t xml:space="preserve"> Facebook</w:t>
      </w:r>
      <w:r w:rsidRPr="00B25F84">
        <w:rPr>
          <w:rFonts w:hint="eastAsia"/>
        </w:rPr>
        <w:t>中，</w:t>
      </w:r>
      <w:r w:rsidRPr="00B25F84">
        <w:t xml:space="preserve">RocksDB </w:t>
      </w:r>
      <w:r w:rsidRPr="00B25F84">
        <w:t>被应用于超过</w:t>
      </w:r>
      <w:r w:rsidRPr="00B25F84">
        <w:t xml:space="preserve"> 30 </w:t>
      </w:r>
      <w:r w:rsidRPr="00B25F84">
        <w:t>个不同的应用程序，存储着数</w:t>
      </w:r>
      <w:r w:rsidRPr="00B25F84">
        <w:t xml:space="preserve"> PB </w:t>
      </w:r>
      <w:r w:rsidRPr="00B25F84">
        <w:t>的生产数据。</w:t>
      </w:r>
      <w:r w:rsidRPr="00B25F84">
        <w:rPr>
          <w:rFonts w:hint="eastAsia"/>
        </w:rPr>
        <w:t>并且，</w:t>
      </w:r>
      <w:r w:rsidRPr="00B25F84">
        <w:t>除了作为数据库存储引擎，</w:t>
      </w:r>
      <w:r w:rsidRPr="00B25F84">
        <w:rPr>
          <w:rFonts w:hint="eastAsia"/>
        </w:rPr>
        <w:t>它还</w:t>
      </w:r>
      <w:r w:rsidRPr="00B25F84">
        <w:t>被用于流处理、日志</w:t>
      </w:r>
      <w:r w:rsidRPr="00B25F84">
        <w:t>/</w:t>
      </w:r>
      <w:r w:rsidRPr="00B25F84">
        <w:t>排队服务、索引服务和</w:t>
      </w:r>
      <w:r w:rsidRPr="00B25F84">
        <w:t xml:space="preserve"> SSD </w:t>
      </w:r>
      <w:r w:rsidRPr="00B25F84">
        <w:t>缓存等多种服务。</w:t>
      </w:r>
      <w:r w:rsidRPr="00B25F84">
        <w:t>RocksDB</w:t>
      </w:r>
      <w:r w:rsidRPr="00B25F84">
        <w:rPr>
          <w:rFonts w:hint="eastAsia"/>
        </w:rPr>
        <w:t>的</w:t>
      </w:r>
      <w:r w:rsidRPr="00B25F84">
        <w:t>可定制性</w:t>
      </w:r>
      <w:r w:rsidRPr="00B25F84">
        <w:lastRenderedPageBreak/>
        <w:t>使其能够适应各种工作负载，无论是为读性能、写性能、空间使用率，还是它们之间的平衡点</w:t>
      </w:r>
      <w:r w:rsidRPr="00B25F84">
        <w:rPr>
          <w:rFonts w:hint="eastAsia"/>
        </w:rPr>
        <w:t>，</w:t>
      </w:r>
      <w:r w:rsidRPr="00B25F84">
        <w:t>用户</w:t>
      </w:r>
      <w:r w:rsidRPr="00B25F84">
        <w:rPr>
          <w:rFonts w:hint="eastAsia"/>
        </w:rPr>
        <w:t>都</w:t>
      </w:r>
      <w:r w:rsidRPr="00B25F84">
        <w:t>可以根据自己的需求进行针对性调优。综上所述，</w:t>
      </w:r>
      <w:r w:rsidRPr="00B25F84">
        <w:t xml:space="preserve">RocksDB </w:t>
      </w:r>
      <w:r w:rsidRPr="00B25F84">
        <w:t>以其高性能的写入、低写入幅度、灵活的配置选项和丰富的功能成为多种应用场景的首选存储引擎之一。</w:t>
      </w:r>
    </w:p>
    <w:p w14:paraId="266D88A2" w14:textId="77777777" w:rsidR="00776B7C" w:rsidRPr="000F56E3" w:rsidRDefault="00776B7C" w:rsidP="00D52E28">
      <w:pPr>
        <w:pStyle w:val="3"/>
      </w:pPr>
      <w:r w:rsidRPr="000F56E3">
        <w:t>基于固态硬盘的嵌入式存储引擎</w:t>
      </w:r>
    </w:p>
    <w:p w14:paraId="6334CA4E" w14:textId="1C5CAB53" w:rsidR="00EA437E" w:rsidRPr="000F56E3" w:rsidRDefault="00EA437E" w:rsidP="00EA437E">
      <w:r w:rsidRPr="000F56E3">
        <w:t>过去十年间，基于固态硬盘的</w:t>
      </w:r>
      <w:r w:rsidRPr="000F56E3">
        <w:t>SSD</w:t>
      </w:r>
      <w:r w:rsidRPr="000F56E3">
        <w:t>在在线数据服务中</w:t>
      </w:r>
      <w:r w:rsidR="007E4C7A">
        <w:rPr>
          <w:rFonts w:hint="eastAsia"/>
        </w:rPr>
        <w:t>被</w:t>
      </w:r>
      <w:r w:rsidRPr="000F56E3">
        <w:t>广泛应用。低延迟和高吞吐量的设备不仅</w:t>
      </w:r>
      <w:r w:rsidR="007E4C7A">
        <w:rPr>
          <w:rFonts w:hint="eastAsia"/>
        </w:rPr>
        <w:t>支撑</w:t>
      </w:r>
      <w:r w:rsidRPr="000F56E3">
        <w:t>了软件充分利用其全部功能的能力，还改变了许多有状态服务的实现方式。</w:t>
      </w:r>
      <w:r w:rsidRPr="000F56E3">
        <w:t>SSD</w:t>
      </w:r>
      <w:r>
        <w:rPr>
          <w:rFonts w:hint="eastAsia"/>
        </w:rPr>
        <w:t>在</w:t>
      </w:r>
      <w:r w:rsidRPr="000F56E3">
        <w:t>支持数百</w:t>
      </w:r>
      <w:r w:rsidRPr="000F56E3">
        <w:t>MB/s</w:t>
      </w:r>
      <w:r w:rsidRPr="000F56E3">
        <w:t>的带宽</w:t>
      </w:r>
      <w:r>
        <w:rPr>
          <w:rFonts w:hint="eastAsia"/>
        </w:rPr>
        <w:t>的同时</w:t>
      </w:r>
      <w:r w:rsidRPr="000F56E3">
        <w:t>为读</w:t>
      </w:r>
      <w:r w:rsidRPr="000F56E3">
        <w:t>/</w:t>
      </w:r>
      <w:r w:rsidRPr="000F56E3">
        <w:t>写操作提供了每秒数十万次的</w:t>
      </w:r>
      <w:r w:rsidRPr="000F56E3">
        <w:t>IOPS</w:t>
      </w:r>
      <w:r w:rsidRPr="000F56E3">
        <w:t>，这</w:t>
      </w:r>
      <w:r>
        <w:rPr>
          <w:rFonts w:hint="eastAsia"/>
        </w:rPr>
        <w:t>可达</w:t>
      </w:r>
      <w:r w:rsidRPr="000F56E3">
        <w:t>传统磁盘的数千倍。然而，由于编程</w:t>
      </w:r>
      <w:r w:rsidRPr="000F56E3">
        <w:t>/</w:t>
      </w:r>
      <w:r w:rsidRPr="000F56E3">
        <w:t>擦除周期的限制，高写入带宽无法持续。这些因素为重新思考存储引擎的数据结构提供了机会。</w:t>
      </w:r>
    </w:p>
    <w:p w14:paraId="7C4C4687" w14:textId="77777777" w:rsidR="00D95628" w:rsidRPr="000F56E3" w:rsidRDefault="00D95628" w:rsidP="00D95628">
      <w:r w:rsidRPr="000F56E3">
        <w:t>无论是在延迟还是</w:t>
      </w:r>
      <w:r>
        <w:rPr>
          <w:rFonts w:hint="eastAsia"/>
        </w:rPr>
        <w:t>在</w:t>
      </w:r>
      <w:r w:rsidRPr="000F56E3">
        <w:t>吞吐量上</w:t>
      </w:r>
      <w:r>
        <w:rPr>
          <w:rFonts w:hint="eastAsia"/>
        </w:rPr>
        <w:t>，</w:t>
      </w:r>
      <w:r w:rsidRPr="000F56E3">
        <w:t>许多</w:t>
      </w:r>
      <w:r>
        <w:rPr>
          <w:rFonts w:hint="eastAsia"/>
        </w:rPr>
        <w:t>场景</w:t>
      </w:r>
      <w:r w:rsidRPr="000F56E3">
        <w:t>下</w:t>
      </w:r>
      <w:r>
        <w:rPr>
          <w:rFonts w:hint="eastAsia"/>
        </w:rPr>
        <w:t>，由于</w:t>
      </w:r>
      <w:r w:rsidRPr="000F56E3">
        <w:t>SSD</w:t>
      </w:r>
      <w:r w:rsidRPr="000F56E3">
        <w:t>的高性能</w:t>
      </w:r>
      <w:r>
        <w:rPr>
          <w:rFonts w:hint="eastAsia"/>
        </w:rPr>
        <w:t>，</w:t>
      </w:r>
      <w:r w:rsidRPr="000F56E3">
        <w:t>性能瓶颈从设备</w:t>
      </w:r>
      <w:r w:rsidRPr="000F56E3">
        <w:t>I/O</w:t>
      </w:r>
      <w:r w:rsidRPr="000F56E3">
        <w:t>转移到了网络。</w:t>
      </w:r>
      <w:r>
        <w:rPr>
          <w:rFonts w:hint="eastAsia"/>
        </w:rPr>
        <w:t>但是</w:t>
      </w:r>
      <w:r w:rsidRPr="000F56E3">
        <w:t>对于应用程序来说，</w:t>
      </w:r>
      <w:r>
        <w:rPr>
          <w:rFonts w:hint="eastAsia"/>
        </w:rPr>
        <w:t>其</w:t>
      </w:r>
      <w:r w:rsidRPr="000F56E3">
        <w:t>更倾向于将数据存储在本地</w:t>
      </w:r>
      <w:r w:rsidRPr="000F56E3">
        <w:t>SSD</w:t>
      </w:r>
      <w:r w:rsidRPr="000F56E3">
        <w:t>上而不是使用远程数据存储服务。</w:t>
      </w:r>
      <w:r>
        <w:rPr>
          <w:rFonts w:hint="eastAsia"/>
        </w:rPr>
        <w:t>而</w:t>
      </w:r>
      <w:r w:rsidRPr="000F56E3">
        <w:t>这增加了对嵌入在应用程序中的键值存储引擎的需求。</w:t>
      </w:r>
    </w:p>
    <w:p w14:paraId="153AA307" w14:textId="77777777" w:rsidR="00D95628" w:rsidRPr="000F56E3" w:rsidRDefault="00D95628" w:rsidP="00D95628">
      <w:r w:rsidRPr="000F56E3">
        <w:t>具体地，</w:t>
      </w:r>
      <w:r w:rsidRPr="000F56E3">
        <w:t xml:space="preserve">RocksDB </w:t>
      </w:r>
      <w:r w:rsidRPr="000F56E3">
        <w:t>实例负责管理单个服务器节点上的存储设备数据，不涉及主机间操作，如复制和负载均衡，也不执行高级操作，如检查点等。这种统一的存储引擎相较于针对每个应用单独搭建自己的存储子系统带来了显著的优势：它避免了重复处理数据损坏、异常恢复、文件系统错误处理等问题；不同系统间可以共用一套基础设施，如监控系统、运维工具、调试工具等；底层的统一性也使得调试经验在不同应用间可以复用。</w:t>
      </w:r>
    </w:p>
    <w:p w14:paraId="1521F47E" w14:textId="77777777" w:rsidR="00281B67" w:rsidRPr="000F56E3" w:rsidRDefault="00281B67" w:rsidP="00281B67">
      <w:r w:rsidRPr="000F56E3">
        <w:t>另一方面，</w:t>
      </w:r>
      <w:r w:rsidRPr="000F56E3">
        <w:t xml:space="preserve">RocksDB </w:t>
      </w:r>
      <w:r w:rsidRPr="000F56E3">
        <w:t>是高度可定制的，因此它作为一个核心</w:t>
      </w:r>
      <w:r w:rsidRPr="000F56E3">
        <w:t xml:space="preserve"> KV </w:t>
      </w:r>
      <w:r w:rsidRPr="000F56E3">
        <w:t>存储引擎能适应各种工作负载，用户可以根据自己的需要对它进行针对性调优。正是因为如此灵活的可配置性，</w:t>
      </w:r>
      <w:r w:rsidRPr="000F56E3">
        <w:t xml:space="preserve">RocksDB </w:t>
      </w:r>
      <w:r>
        <w:rPr>
          <w:rFonts w:hint="eastAsia"/>
        </w:rPr>
        <w:t>不但</w:t>
      </w:r>
      <w:r w:rsidRPr="000F56E3">
        <w:t>可以作为很多不同数据库的存储引擎使用，如</w:t>
      </w:r>
      <w:r w:rsidRPr="000F56E3">
        <w:t xml:space="preserve"> MySQL</w:t>
      </w:r>
      <w:r w:rsidRPr="000F56E3">
        <w:t>，</w:t>
      </w:r>
      <w:r w:rsidRPr="000F56E3">
        <w:t>CockroachDB</w:t>
      </w:r>
      <w:r w:rsidRPr="000F56E3">
        <w:t>，</w:t>
      </w:r>
      <w:r w:rsidRPr="000F56E3">
        <w:t>MongoDB</w:t>
      </w:r>
      <w:r w:rsidRPr="000F56E3">
        <w:t>，</w:t>
      </w:r>
      <w:r w:rsidRPr="000F56E3">
        <w:t xml:space="preserve">TiDB </w:t>
      </w:r>
      <w:r w:rsidRPr="000F56E3">
        <w:t>等，</w:t>
      </w:r>
      <w:r>
        <w:rPr>
          <w:rFonts w:hint="eastAsia"/>
        </w:rPr>
        <w:t>还</w:t>
      </w:r>
      <w:r w:rsidRPr="000F56E3">
        <w:t>可以满足流式计算（</w:t>
      </w:r>
      <w:r w:rsidRPr="000F56E3">
        <w:t>Stream processing</w:t>
      </w:r>
      <w:r w:rsidRPr="000F56E3">
        <w:t>），日志服务（</w:t>
      </w:r>
      <w:r w:rsidRPr="000F56E3">
        <w:t>Logging/queuing services</w:t>
      </w:r>
      <w:r w:rsidRPr="000F56E3">
        <w:t>），索引服务（</w:t>
      </w:r>
      <w:r w:rsidRPr="000F56E3">
        <w:t>Index services</w:t>
      </w:r>
      <w:r w:rsidRPr="000F56E3">
        <w:t>），缓存服务（</w:t>
      </w:r>
      <w:r w:rsidRPr="000F56E3">
        <w:t>Caching on SSD</w:t>
      </w:r>
      <w:r w:rsidRPr="000F56E3">
        <w:t>）等多种特性完全不同的业务需求。</w:t>
      </w:r>
    </w:p>
    <w:p w14:paraId="311039BD" w14:textId="77777777" w:rsidR="00776B7C" w:rsidRPr="000F56E3" w:rsidRDefault="00776B7C" w:rsidP="00D52E28">
      <w:pPr>
        <w:pStyle w:val="3"/>
      </w:pPr>
      <w:r w:rsidRPr="000F56E3">
        <w:lastRenderedPageBreak/>
        <w:t>RocksDB</w:t>
      </w:r>
      <w:r w:rsidRPr="000F56E3">
        <w:t>的架构</w:t>
      </w:r>
    </w:p>
    <w:p w14:paraId="54E8E2F5" w14:textId="47F966EA" w:rsidR="00462E18" w:rsidRPr="000F56E3" w:rsidRDefault="00B1772F" w:rsidP="00D52E28">
      <w:pPr>
        <w:rPr>
          <w:noProof/>
        </w:rPr>
      </w:pPr>
      <w:r w:rsidRPr="000F56E3">
        <w:t>本小节</w:t>
      </w:r>
      <w:r w:rsidR="00776B7C" w:rsidRPr="000F56E3">
        <w:t>按照读写流程来剖析</w:t>
      </w:r>
      <w:r w:rsidR="00776B7C" w:rsidRPr="000F56E3">
        <w:t>RocksDB</w:t>
      </w:r>
      <w:r w:rsidR="00776B7C" w:rsidRPr="000F56E3">
        <w:t>的架构，这有助于后续解释</w:t>
      </w:r>
      <w:r w:rsidR="00776B7C" w:rsidRPr="000F56E3">
        <w:t>ZNS</w:t>
      </w:r>
      <w:r w:rsidR="00776B7C" w:rsidRPr="000F56E3">
        <w:t>在</w:t>
      </w:r>
      <w:r w:rsidR="006E28FF" w:rsidRPr="000F56E3">
        <w:t>LSM-Tree</w:t>
      </w:r>
      <w:r w:rsidR="006E28FF" w:rsidRPr="000F56E3">
        <w:t>存储和引擎的</w:t>
      </w:r>
      <w:r w:rsidR="00DD3F01" w:rsidRPr="000F56E3">
        <w:t>写入</w:t>
      </w:r>
      <w:r w:rsidR="00776B7C" w:rsidRPr="000F56E3">
        <w:t>流程中发挥的重要作用。</w:t>
      </w:r>
    </w:p>
    <w:p w14:paraId="1A49B5E0" w14:textId="7E6147BC" w:rsidR="00776B7C" w:rsidRPr="000F56E3" w:rsidRDefault="00776B7C" w:rsidP="00D52E28">
      <w:pPr>
        <w:pStyle w:val="4"/>
      </w:pPr>
      <w:r w:rsidRPr="000F56E3">
        <w:t>写入流程</w:t>
      </w:r>
    </w:p>
    <w:p w14:paraId="0E120EEF" w14:textId="77777777" w:rsidR="00C83C9A" w:rsidRDefault="00C83C9A" w:rsidP="00C83C9A">
      <w:pPr>
        <w:rPr>
          <w:noProof/>
        </w:rPr>
      </w:pPr>
      <w:r w:rsidRPr="000F56E3">
        <w:t>数据写入过程如图</w:t>
      </w:r>
      <w:r w:rsidRPr="000F56E3">
        <w:t>3-1</w:t>
      </w:r>
      <w:r w:rsidRPr="000F56E3">
        <w:t>所示，首先将数据添加到内存中的</w:t>
      </w:r>
      <w:r w:rsidRPr="000F56E3">
        <w:t>MemTable</w:t>
      </w:r>
      <w:r w:rsidRPr="000F56E3">
        <w:t>，同时为了数据恢复，所有更新也会记录到磁盘上的预写式日志（</w:t>
      </w:r>
      <w:r w:rsidRPr="000F56E3">
        <w:t>WAL</w:t>
      </w:r>
      <w:r w:rsidRPr="000F56E3">
        <w:t>）。</w:t>
      </w:r>
      <w:r w:rsidRPr="000F56E3">
        <w:t>MemTable</w:t>
      </w:r>
      <w:r w:rsidRPr="000F56E3">
        <w:t>通常由跳表（</w:t>
      </w:r>
      <w:r w:rsidRPr="000F56E3">
        <w:t>SkipList</w:t>
      </w:r>
      <w:r w:rsidRPr="000F56E3">
        <w:t>）实现，</w:t>
      </w:r>
      <w:r>
        <w:rPr>
          <w:rFonts w:hint="eastAsia"/>
        </w:rPr>
        <w:t>该数据结构能在</w:t>
      </w:r>
      <w:r w:rsidRPr="000F56E3">
        <w:t>在平均</w:t>
      </w:r>
      <w:r w:rsidRPr="000F56E3">
        <w:t xml:space="preserve"> </w:t>
      </w:r>
      <m:oMath>
        <m:r>
          <w:rPr>
            <w:rFonts w:ascii="Cambria Math" w:hAnsi="Cambria Math"/>
          </w:rPr>
          <m:t>O</m:t>
        </m:r>
        <m:d>
          <m:dPr>
            <m:ctrlPr>
              <w:rPr>
                <w:rFonts w:ascii="Cambria Math" w:hAnsi="Cambria Math"/>
                <w:i/>
              </w:rPr>
            </m:ctrlPr>
          </m:dPr>
          <m:e>
            <m:func>
              <m:funcPr>
                <m:ctrlPr>
                  <w:rPr>
                    <w:rFonts w:ascii="Cambria Math" w:hAnsi="Cambria Math"/>
                    <w:i/>
                  </w:rPr>
                </m:ctrlPr>
              </m:funcPr>
              <m:fName>
                <m:r>
                  <w:rPr>
                    <w:rFonts w:ascii="Cambria Math" w:hAnsi="Cambria Math"/>
                  </w:rPr>
                  <m:t>log</m:t>
                </m:r>
              </m:fName>
              <m:e>
                <m:r>
                  <w:rPr>
                    <w:rFonts w:ascii="Cambria Math" w:hAnsi="Cambria Math"/>
                  </w:rPr>
                  <m:t>n</m:t>
                </m:r>
              </m:e>
            </m:func>
          </m:e>
        </m:d>
      </m:oMath>
      <w:r w:rsidRPr="000F56E3">
        <w:t xml:space="preserve"> </w:t>
      </w:r>
      <w:r w:rsidRPr="000F56E3">
        <w:t>的时间复杂度</w:t>
      </w:r>
      <w:r>
        <w:rPr>
          <w:rFonts w:hint="eastAsia"/>
        </w:rPr>
        <w:t>上</w:t>
      </w:r>
      <w:r w:rsidRPr="000F56E3">
        <w:t>维护数据的有序性，从而支持高效的插入和搜索操作。当</w:t>
      </w:r>
      <w:r w:rsidRPr="000F56E3">
        <w:t>MemTable</w:t>
      </w:r>
      <w:r w:rsidRPr="000F56E3">
        <w:t>达到预设大小限制时，它会被标记为不可变（</w:t>
      </w:r>
      <w:r w:rsidRPr="000F56E3">
        <w:t>immutable</w:t>
      </w:r>
      <w:r w:rsidRPr="000F56E3">
        <w:t>），并</w:t>
      </w:r>
      <w:r>
        <w:rPr>
          <w:rFonts w:hint="eastAsia"/>
        </w:rPr>
        <w:t>进行一个</w:t>
      </w:r>
      <w:r w:rsidRPr="000F56E3">
        <w:t>持久化到磁盘的</w:t>
      </w:r>
      <w:r>
        <w:rPr>
          <w:rFonts w:hint="eastAsia"/>
        </w:rPr>
        <w:t>过程。在这一过程中，</w:t>
      </w:r>
      <w:r w:rsidRPr="000F56E3">
        <w:t>MemTable</w:t>
      </w:r>
      <w:r w:rsidRPr="000F56E3">
        <w:t>中的内容被持久化（</w:t>
      </w:r>
      <w:r w:rsidRPr="000F56E3">
        <w:t>flush</w:t>
      </w:r>
      <w:r w:rsidRPr="000F56E3">
        <w:t>）到磁盘上的</w:t>
      </w:r>
      <w:r w:rsidRPr="000F56E3">
        <w:t>“</w:t>
      </w:r>
      <w:r w:rsidRPr="000F56E3">
        <w:t>排序字符串表</w:t>
      </w:r>
      <w:r w:rsidRPr="000F56E3">
        <w:t>”</w:t>
      </w:r>
      <w:r w:rsidRPr="000F56E3">
        <w:t>（</w:t>
      </w:r>
      <w:r w:rsidRPr="000F56E3">
        <w:t xml:space="preserve">Sorted String Table </w:t>
      </w:r>
      <w:r w:rsidRPr="000F56E3">
        <w:t>，</w:t>
      </w:r>
      <w:r w:rsidRPr="000F56E3">
        <w:t>SSTable</w:t>
      </w:r>
      <w:r w:rsidRPr="000F56E3">
        <w:t>）数据文件中</w:t>
      </w:r>
      <w:r>
        <w:rPr>
          <w:rFonts w:hint="eastAsia"/>
        </w:rPr>
        <w:t>，并</w:t>
      </w:r>
      <w:r w:rsidRPr="000F56E3">
        <w:t>丢弃</w:t>
      </w:r>
      <w:r>
        <w:rPr>
          <w:rFonts w:hint="eastAsia"/>
        </w:rPr>
        <w:t>相关的</w:t>
      </w:r>
      <w:r>
        <w:rPr>
          <w:rFonts w:hint="eastAsia"/>
        </w:rPr>
        <w:t>WAL</w:t>
      </w:r>
      <w:r w:rsidRPr="000F56E3">
        <w:t>。每个</w:t>
      </w:r>
      <w:r w:rsidRPr="000F56E3">
        <w:t>SSTable</w:t>
      </w:r>
      <w:r w:rsidRPr="000F56E3">
        <w:t>由多个均匀大小的数据块组成，每个数据块都配有索引块，以便进行高效的二分搜索。</w:t>
      </w:r>
    </w:p>
    <w:p w14:paraId="229F5D7C" w14:textId="4CFDF672" w:rsidR="00B318C3" w:rsidRDefault="00462F14" w:rsidP="00B975BD">
      <w:pPr>
        <w:ind w:firstLine="0"/>
        <w:jc w:val="center"/>
      </w:pPr>
      <w:r>
        <w:rPr>
          <w:noProof/>
        </w:rPr>
        <w:drawing>
          <wp:inline distT="0" distB="0" distL="0" distR="0" wp14:anchorId="45E454D2" wp14:editId="21EA290C">
            <wp:extent cx="5278120" cy="3768725"/>
            <wp:effectExtent l="0" t="0" r="0" b="3175"/>
            <wp:docPr id="32" name="图形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形 32"/>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5278120" cy="3768725"/>
                    </a:xfrm>
                    <a:prstGeom prst="rect">
                      <a:avLst/>
                    </a:prstGeom>
                  </pic:spPr>
                </pic:pic>
              </a:graphicData>
            </a:graphic>
          </wp:inline>
        </w:drawing>
      </w:r>
    </w:p>
    <w:p w14:paraId="45E7E816" w14:textId="77777777" w:rsidR="000848DF" w:rsidRPr="000F56E3" w:rsidRDefault="000848DF" w:rsidP="00D52E28">
      <w:pPr>
        <w:pStyle w:val="a7"/>
      </w:pPr>
      <w:commentRangeStart w:id="54"/>
      <w:r w:rsidRPr="000F56E3">
        <w:t>图</w:t>
      </w:r>
      <w:r w:rsidRPr="000F56E3">
        <w:t>3-1 RocksDB</w:t>
      </w:r>
      <w:r w:rsidRPr="000F56E3">
        <w:t>架构与写入流程</w:t>
      </w:r>
      <w:commentRangeEnd w:id="54"/>
      <w:r w:rsidR="007E4C7A">
        <w:rPr>
          <w:rStyle w:val="aff"/>
          <w:rFonts w:eastAsia="宋体" w:cs="Times New Roman"/>
        </w:rPr>
        <w:commentReference w:id="54"/>
      </w:r>
    </w:p>
    <w:p w14:paraId="4FB938B8" w14:textId="0D91727B" w:rsidR="00776B7C" w:rsidRPr="000F56E3" w:rsidRDefault="00776B7C" w:rsidP="00D52E28">
      <w:r w:rsidRPr="000F56E3">
        <w:lastRenderedPageBreak/>
        <w:t>RocksDB</w:t>
      </w:r>
      <w:r w:rsidRPr="000F56E3">
        <w:t>采用多层级的</w:t>
      </w:r>
      <w:r w:rsidRPr="000F56E3">
        <w:t>LSM</w:t>
      </w:r>
      <w:r w:rsidRPr="000F56E3">
        <w:t>树结构，如图</w:t>
      </w:r>
      <w:r w:rsidR="006649C5" w:rsidRPr="000F56E3">
        <w:t>3</w:t>
      </w:r>
      <w:r w:rsidR="00F2729C" w:rsidRPr="000F56E3">
        <w:t>-1</w:t>
      </w:r>
      <w:r w:rsidRPr="000F56E3">
        <w:t>所示</w:t>
      </w:r>
      <w:r w:rsidR="00B74C2D" w:rsidRPr="000F56E3">
        <w:t>。</w:t>
      </w:r>
      <w:r w:rsidRPr="000F56E3">
        <w:t>随着时间的推移，</w:t>
      </w:r>
      <w:r w:rsidR="00BC412D" w:rsidRPr="000F56E3">
        <w:t>数据在</w:t>
      </w:r>
      <w:r w:rsidR="00BC412D" w:rsidRPr="000F56E3">
        <w:t>LSM</w:t>
      </w:r>
      <w:r w:rsidR="00BC412D" w:rsidRPr="000F56E3">
        <w:t>树结构中积累。</w:t>
      </w:r>
      <w:r w:rsidR="008120D9" w:rsidRPr="000F56E3">
        <w:t>RocksDB</w:t>
      </w:r>
      <w:r w:rsidRPr="000F56E3">
        <w:t>通过一个称为压实（</w:t>
      </w:r>
      <w:r w:rsidRPr="000F56E3">
        <w:t>Compaction</w:t>
      </w:r>
      <w:r w:rsidRPr="000F56E3">
        <w:t>）的过程</w:t>
      </w:r>
      <w:r w:rsidR="00820F49" w:rsidRPr="000F56E3">
        <w:t>把</w:t>
      </w:r>
      <w:r w:rsidR="00820F49" w:rsidRPr="000F56E3">
        <w:t>SST</w:t>
      </w:r>
      <w:r w:rsidR="00820F49" w:rsidRPr="000F56E3">
        <w:t>表</w:t>
      </w:r>
      <w:r w:rsidRPr="000F56E3">
        <w:t>合并</w:t>
      </w:r>
      <w:r w:rsidR="00D07EDF" w:rsidRPr="000F56E3">
        <w:t>并重新排序</w:t>
      </w:r>
      <w:r w:rsidRPr="000F56E3">
        <w:t>，从而创建出更高级别的</w:t>
      </w:r>
      <w:r w:rsidRPr="000F56E3">
        <w:t>SSTable</w:t>
      </w:r>
      <w:r w:rsidRPr="000F56E3">
        <w:t>。压实操作</w:t>
      </w:r>
      <w:r w:rsidR="00EF3AD1" w:rsidRPr="000F56E3">
        <w:t>会</w:t>
      </w:r>
      <w:r w:rsidRPr="000F56E3">
        <w:t>移除冗余数据，如已删除或被覆盖的键值对。压实过程涉及垃圾回收</w:t>
      </w:r>
      <w:r w:rsidR="00DC699F" w:rsidRPr="000F56E3">
        <w:t>和空间释放</w:t>
      </w:r>
      <w:r w:rsidRPr="000F56E3">
        <w:t>，</w:t>
      </w:r>
      <w:r w:rsidRPr="000F56E3">
        <w:t>RockDB</w:t>
      </w:r>
      <w:r w:rsidRPr="000F56E3">
        <w:t>在这方面做了很多改进，</w:t>
      </w:r>
      <w:r w:rsidR="001147F2" w:rsidRPr="000F56E3">
        <w:t>在</w:t>
      </w:r>
      <w:r w:rsidR="001147F2" w:rsidRPr="000F56E3">
        <w:t>3.2.4</w:t>
      </w:r>
      <w:r w:rsidR="001147F2" w:rsidRPr="000F56E3">
        <w:t>中</w:t>
      </w:r>
      <w:r w:rsidRPr="000F56E3">
        <w:t>会详细讨论。</w:t>
      </w:r>
    </w:p>
    <w:p w14:paraId="0FC1CD61" w14:textId="77777777" w:rsidR="00776B7C" w:rsidRPr="000F56E3" w:rsidRDefault="00776B7C" w:rsidP="00D52E28">
      <w:pPr>
        <w:pStyle w:val="4"/>
      </w:pPr>
      <w:r w:rsidRPr="000F56E3">
        <w:t>读取流程</w:t>
      </w:r>
    </w:p>
    <w:p w14:paraId="18F0B03F" w14:textId="02C94103" w:rsidR="00776B7C" w:rsidRPr="000F56E3" w:rsidRDefault="00C457F0" w:rsidP="00D52E28">
      <w:r w:rsidRPr="000F56E3">
        <w:t>由于</w:t>
      </w:r>
      <w:r w:rsidRPr="000F56E3">
        <w:t>LSM-Tree</w:t>
      </w:r>
      <w:r w:rsidRPr="000F56E3">
        <w:t>的特性，</w:t>
      </w:r>
      <w:r w:rsidR="002D4A7A" w:rsidRPr="000F56E3">
        <w:t>RocksDB</w:t>
      </w:r>
      <w:r w:rsidR="002D4A7A" w:rsidRPr="000F56E3">
        <w:t>不</w:t>
      </w:r>
      <w:r w:rsidR="00772DC0" w:rsidRPr="000F56E3">
        <w:t>会</w:t>
      </w:r>
      <w:r w:rsidR="002D4A7A" w:rsidRPr="000F56E3">
        <w:t>覆写旧的数据，</w:t>
      </w:r>
      <w:r w:rsidR="00C270A6" w:rsidRPr="000F56E3">
        <w:t>需要自顶向下扫描以确定某个键最新更新的值。</w:t>
      </w:r>
      <w:r w:rsidR="00DD50C2" w:rsidRPr="000F56E3">
        <w:t>因此</w:t>
      </w:r>
      <w:r w:rsidR="00776B7C" w:rsidRPr="000F56E3">
        <w:t>读取操作</w:t>
      </w:r>
      <w:r w:rsidR="004A5715" w:rsidRPr="000F56E3">
        <w:t>需要</w:t>
      </w:r>
      <w:r w:rsidR="00776B7C" w:rsidRPr="000F56E3">
        <w:t>从</w:t>
      </w:r>
      <w:r w:rsidR="00776B7C" w:rsidRPr="000F56E3">
        <w:t>MemTable</w:t>
      </w:r>
      <w:r w:rsidR="00776B7C" w:rsidRPr="000F56E3">
        <w:t>开始，逐步检查每个级别的</w:t>
      </w:r>
      <w:r w:rsidR="00776B7C" w:rsidRPr="000F56E3">
        <w:t>SSTable</w:t>
      </w:r>
      <w:r w:rsidR="00F50295" w:rsidRPr="000F56E3">
        <w:t>直至找到</w:t>
      </w:r>
      <w:r w:rsidR="004C31F8" w:rsidRPr="000F56E3">
        <w:t>第一条记录（即某个键对应的最新</w:t>
      </w:r>
      <w:r w:rsidR="003F3FFC" w:rsidRPr="000F56E3">
        <w:t>写入</w:t>
      </w:r>
      <w:r w:rsidR="004C31F8" w:rsidRPr="000F56E3">
        <w:t>的值）</w:t>
      </w:r>
      <w:r w:rsidR="00776B7C" w:rsidRPr="000F56E3">
        <w:t>。在</w:t>
      </w:r>
      <w:r w:rsidR="008E3791" w:rsidRPr="000F56E3">
        <w:t>按字典序排序后</w:t>
      </w:r>
      <w:r w:rsidR="00484ECC">
        <w:rPr>
          <w:rFonts w:hint="eastAsia"/>
        </w:rPr>
        <w:t>的</w:t>
      </w:r>
      <w:r w:rsidR="008E3791" w:rsidRPr="000F56E3">
        <w:t>单元中</w:t>
      </w:r>
      <w:r w:rsidR="00776B7C" w:rsidRPr="000F56E3">
        <w:t>，</w:t>
      </w:r>
      <w:r w:rsidR="00776B7C" w:rsidRPr="000F56E3">
        <w:t>RocksDB</w:t>
      </w:r>
      <w:r w:rsidR="00604A81" w:rsidRPr="000F56E3">
        <w:t>能</w:t>
      </w:r>
      <w:r w:rsidR="00776B7C" w:rsidRPr="000F56E3">
        <w:t>利用二分搜索</w:t>
      </w:r>
      <w:r w:rsidR="00AE0585" w:rsidRPr="000F56E3">
        <w:t>迅速</w:t>
      </w:r>
      <w:r w:rsidR="00776B7C" w:rsidRPr="000F56E3">
        <w:t>查找指定的键。为了</w:t>
      </w:r>
      <w:r w:rsidR="005F1F0E" w:rsidRPr="000F56E3">
        <w:t>进一步</w:t>
      </w:r>
      <w:r w:rsidR="00776B7C" w:rsidRPr="000F56E3">
        <w:t>提高</w:t>
      </w:r>
      <w:r w:rsidR="005F1F0E" w:rsidRPr="000F56E3">
        <w:t>搜索</w:t>
      </w:r>
      <w:r w:rsidR="00776B7C" w:rsidRPr="000F56E3">
        <w:t>效率，</w:t>
      </w:r>
      <w:r w:rsidR="00776B7C" w:rsidRPr="000F56E3">
        <w:t>RocksDB</w:t>
      </w:r>
      <w:r w:rsidR="00776B7C" w:rsidRPr="000F56E3">
        <w:t>使用布隆过滤器来排除那些不必要搜索的</w:t>
      </w:r>
      <w:r w:rsidR="00776B7C" w:rsidRPr="000F56E3">
        <w:t>SSTable</w:t>
      </w:r>
      <w:r w:rsidR="00776B7C" w:rsidRPr="000F56E3">
        <w:t>文件。</w:t>
      </w:r>
      <w:r w:rsidR="003B3C6F" w:rsidRPr="000F56E3">
        <w:t>然而，</w:t>
      </w:r>
      <w:r w:rsidR="00776B7C" w:rsidRPr="000F56E3">
        <w:t>如果需要执行范围扫描，</w:t>
      </w:r>
      <w:r w:rsidR="00A658E2" w:rsidRPr="000F56E3">
        <w:t>仍</w:t>
      </w:r>
      <w:r w:rsidR="00776B7C" w:rsidRPr="000F56E3">
        <w:t>必须搜索所有层级的</w:t>
      </w:r>
      <w:r w:rsidR="00776B7C" w:rsidRPr="000F56E3">
        <w:t>SSTable</w:t>
      </w:r>
      <w:r w:rsidR="00A658E2" w:rsidRPr="000F56E3">
        <w:t>，</w:t>
      </w:r>
      <w:r w:rsidR="00472EAE">
        <w:rPr>
          <w:rFonts w:hint="eastAsia"/>
        </w:rPr>
        <w:t>进而</w:t>
      </w:r>
      <w:r w:rsidR="00A658E2" w:rsidRPr="000F56E3">
        <w:t>导致很高的开销。</w:t>
      </w:r>
    </w:p>
    <w:p w14:paraId="241C9825" w14:textId="24A455AE" w:rsidR="00905D55" w:rsidRPr="000F56E3" w:rsidRDefault="000764E8" w:rsidP="00D52E28">
      <w:pPr>
        <w:pStyle w:val="3"/>
      </w:pPr>
      <w:r w:rsidRPr="000F56E3">
        <w:t>压缩（</w:t>
      </w:r>
      <w:r w:rsidRPr="000F56E3">
        <w:t>Compaction</w:t>
      </w:r>
      <w:r w:rsidR="00634C90" w:rsidRPr="000F56E3">
        <w:t>）</w:t>
      </w:r>
      <w:r w:rsidRPr="000F56E3">
        <w:t>过程</w:t>
      </w:r>
    </w:p>
    <w:p w14:paraId="203FCE3D" w14:textId="77777777" w:rsidR="008A3120" w:rsidRPr="000F56E3" w:rsidRDefault="008A3120" w:rsidP="008A3120">
      <w:r w:rsidRPr="000F56E3">
        <w:t>随着写入操作的进行，数据会逐渐积攒，并且由于</w:t>
      </w:r>
      <w:r w:rsidRPr="000F56E3">
        <w:t>LSM</w:t>
      </w:r>
      <w:r w:rsidRPr="000F56E3">
        <w:t>树中存在多个层级的</w:t>
      </w:r>
      <w:r w:rsidRPr="000F56E3">
        <w:t>SSTable</w:t>
      </w:r>
      <w:r w:rsidRPr="000F56E3">
        <w:t>文件（如</w:t>
      </w:r>
      <w:r w:rsidRPr="000F56E3">
        <w:t>Level-0</w:t>
      </w:r>
      <w:r w:rsidRPr="000F56E3">
        <w:t>、</w:t>
      </w:r>
      <w:r w:rsidRPr="000F56E3">
        <w:t>Level-1</w:t>
      </w:r>
      <w:r w:rsidRPr="000F56E3">
        <w:t>等），不同层级的</w:t>
      </w:r>
      <w:r w:rsidRPr="000F56E3">
        <w:t>SSTable</w:t>
      </w:r>
      <w:r w:rsidRPr="000F56E3">
        <w:t>文件可能存在重叠的键范围，产生大量过时</w:t>
      </w:r>
      <w:r>
        <w:rPr>
          <w:rFonts w:hint="eastAsia"/>
        </w:rPr>
        <w:t>且</w:t>
      </w:r>
      <w:r w:rsidRPr="000F56E3">
        <w:t>重复</w:t>
      </w:r>
      <w:r>
        <w:rPr>
          <w:rFonts w:hint="eastAsia"/>
        </w:rPr>
        <w:t>的</w:t>
      </w:r>
      <w:r w:rsidRPr="000F56E3">
        <w:t>数据。为了释放存储空间和提高查询效率，需要对这些</w:t>
      </w:r>
      <w:r w:rsidRPr="000F56E3">
        <w:t>SSTable</w:t>
      </w:r>
      <w:r w:rsidRPr="000F56E3">
        <w:t>文件进行合并和清理</w:t>
      </w:r>
      <w:r>
        <w:rPr>
          <w:rFonts w:hint="eastAsia"/>
        </w:rPr>
        <w:t>，也就是执行</w:t>
      </w:r>
      <w:r>
        <w:rPr>
          <w:rFonts w:hint="eastAsia"/>
        </w:rPr>
        <w:t>compaction</w:t>
      </w:r>
      <w:r>
        <w:rPr>
          <w:rFonts w:hint="eastAsia"/>
        </w:rPr>
        <w:t>这一过程</w:t>
      </w:r>
      <w:r w:rsidRPr="000F56E3">
        <w:t>。</w:t>
      </w:r>
    </w:p>
    <w:p w14:paraId="49E9E15F" w14:textId="682F6DFD" w:rsidR="00776B7C" w:rsidRPr="000F56E3" w:rsidRDefault="00776B7C" w:rsidP="00D52E28">
      <w:r w:rsidRPr="000F56E3">
        <w:t>在</w:t>
      </w:r>
      <w:r w:rsidRPr="000F56E3">
        <w:t>RocksDB</w:t>
      </w:r>
      <w:r w:rsidRPr="000F56E3">
        <w:t>中，</w:t>
      </w:r>
      <w:r w:rsidRPr="000F56E3">
        <w:t>compaction</w:t>
      </w:r>
      <w:r w:rsidRPr="000F56E3">
        <w:t>是指将多个</w:t>
      </w:r>
      <w:r w:rsidRPr="000F56E3">
        <w:t>SSTable</w:t>
      </w:r>
      <w:r w:rsidRPr="000F56E3">
        <w:t>文件合并为更少且更大的文件，同时删除重复和过时的数据，并将数据重新组织以提高读取性能。具体来说，</w:t>
      </w:r>
      <w:r w:rsidRPr="000F56E3">
        <w:t>compaction</w:t>
      </w:r>
      <w:r w:rsidRPr="000F56E3">
        <w:t>过程包括以下几个步骤：</w:t>
      </w:r>
    </w:p>
    <w:p w14:paraId="2C77E02A" w14:textId="6C570E6D" w:rsidR="00776B7C" w:rsidRPr="00D258E0" w:rsidRDefault="00776B7C" w:rsidP="00B25F84">
      <w:pPr>
        <w:pStyle w:val="a0"/>
        <w:numPr>
          <w:ilvl w:val="0"/>
          <w:numId w:val="23"/>
        </w:numPr>
      </w:pPr>
      <w:r w:rsidRPr="00D258E0">
        <w:t>选择合并的</w:t>
      </w:r>
      <w:r w:rsidRPr="00D258E0">
        <w:t>SSTable</w:t>
      </w:r>
      <w:r w:rsidRPr="00D258E0">
        <w:t>文件：根据预设的合并策略和条件，选择需要合并的</w:t>
      </w:r>
      <w:r w:rsidRPr="00D258E0">
        <w:t>SSTable</w:t>
      </w:r>
      <w:r w:rsidRPr="00D258E0">
        <w:t>文件。通常是选择相邻层级的</w:t>
      </w:r>
      <w:r w:rsidRPr="00D258E0">
        <w:t>SSTable</w:t>
      </w:r>
      <w:r w:rsidRPr="00D258E0">
        <w:t>文件进行合并。</w:t>
      </w:r>
    </w:p>
    <w:p w14:paraId="09B798E5" w14:textId="77777777" w:rsidR="006E4800" w:rsidRPr="00D258E0" w:rsidRDefault="00776B7C" w:rsidP="00B25F84">
      <w:pPr>
        <w:pStyle w:val="a0"/>
      </w:pPr>
      <w:r w:rsidRPr="00D258E0">
        <w:t>合并数据：将选定的</w:t>
      </w:r>
      <w:r w:rsidRPr="00D258E0">
        <w:t>SSTable</w:t>
      </w:r>
      <w:r w:rsidRPr="00D258E0">
        <w:t>文件中的数据合并为一个新的</w:t>
      </w:r>
      <w:r w:rsidRPr="00D258E0">
        <w:t>SSTable</w:t>
      </w:r>
      <w:r w:rsidRPr="00D258E0">
        <w:t>文件。在合并过程中，会删除重复的键，并根据需要执行数据压缩。</w:t>
      </w:r>
    </w:p>
    <w:p w14:paraId="63500155" w14:textId="7E9B67E9" w:rsidR="003102E4" w:rsidRPr="00D258E0" w:rsidRDefault="00776B7C" w:rsidP="00B25F84">
      <w:pPr>
        <w:pStyle w:val="a0"/>
      </w:pPr>
      <w:r w:rsidRPr="00D258E0">
        <w:t>重新组织数据：重新组织合并后的</w:t>
      </w:r>
      <w:r w:rsidRPr="00D258E0">
        <w:t>SSTable</w:t>
      </w:r>
      <w:r w:rsidRPr="00D258E0">
        <w:t>文件，以便提高读取性能。</w:t>
      </w:r>
      <w:r w:rsidR="00A64EC2">
        <w:rPr>
          <w:rFonts w:hint="eastAsia"/>
        </w:rPr>
        <w:t>这一阶段</w:t>
      </w:r>
      <w:r w:rsidR="00A64EC2" w:rsidRPr="00D258E0">
        <w:t>通常会对数据进行排序和分块，以便进行更高效的查询。</w:t>
      </w:r>
    </w:p>
    <w:p w14:paraId="70CA3F07" w14:textId="2998BB23" w:rsidR="00776B7C" w:rsidRPr="00D258E0" w:rsidRDefault="00776B7C" w:rsidP="00B25F84">
      <w:pPr>
        <w:pStyle w:val="a0"/>
      </w:pPr>
      <w:r w:rsidRPr="00D258E0">
        <w:lastRenderedPageBreak/>
        <w:t>清理过时数据：删除已合并的</w:t>
      </w:r>
      <w:r w:rsidRPr="00D258E0">
        <w:t>SSTable</w:t>
      </w:r>
      <w:r w:rsidRPr="00D258E0">
        <w:t>文件以及其中包含的过时数据，释放磁盘空间。</w:t>
      </w:r>
    </w:p>
    <w:p w14:paraId="3C904997" w14:textId="77777777" w:rsidR="003522E3" w:rsidRPr="000F56E3" w:rsidRDefault="003522E3" w:rsidP="003522E3">
      <w:r w:rsidRPr="000F56E3">
        <w:t>通过以上步骤，</w:t>
      </w:r>
      <w:r w:rsidRPr="000F56E3">
        <w:t>compaction</w:t>
      </w:r>
      <w:r w:rsidRPr="000F56E3">
        <w:t>过程可以优化存储布局，减少数据重复和过时数据，提高查询效率，并释放磁盘空间。这对于处理大规模数据和提高系统性能至关重要。因此，</w:t>
      </w:r>
      <w:r w:rsidRPr="000F56E3">
        <w:t>RocksDB</w:t>
      </w:r>
      <w:r w:rsidRPr="000F56E3">
        <w:t>对</w:t>
      </w:r>
      <w:r w:rsidRPr="000F56E3">
        <w:t>compaction</w:t>
      </w:r>
      <w:r w:rsidRPr="000F56E3">
        <w:t>过程做了很多优化。</w:t>
      </w:r>
      <w:r w:rsidRPr="000F56E3">
        <w:t>RocksDB</w:t>
      </w:r>
      <w:r w:rsidRPr="000F56E3">
        <w:t>在</w:t>
      </w:r>
      <w:r w:rsidRPr="000F56E3">
        <w:t>compaction</w:t>
      </w:r>
      <w:r w:rsidRPr="000F56E3">
        <w:t>方面的改进相比</w:t>
      </w:r>
      <w:r w:rsidRPr="000F56E3">
        <w:t>LevelDB</w:t>
      </w:r>
      <w:r w:rsidRPr="000F56E3">
        <w:t>主要体现在以下几个方面：</w:t>
      </w:r>
    </w:p>
    <w:p w14:paraId="0663F3EF" w14:textId="77777777" w:rsidR="003522E3" w:rsidRPr="000F56E3" w:rsidRDefault="003522E3" w:rsidP="00B25F84">
      <w:pPr>
        <w:pStyle w:val="a0"/>
        <w:numPr>
          <w:ilvl w:val="0"/>
          <w:numId w:val="10"/>
        </w:numPr>
      </w:pPr>
      <w:r w:rsidRPr="000F56E3">
        <w:t>并行化多线程压缩任务：</w:t>
      </w:r>
      <w:r w:rsidRPr="00D258E0">
        <w:t>RocksDB</w:t>
      </w:r>
      <w:r w:rsidRPr="000F56E3">
        <w:t>引入了并行化压缩任务的技术，使得多个压缩任务可以同时进行，充分利用多核</w:t>
      </w:r>
      <w:r w:rsidRPr="000F56E3">
        <w:t>CPU</w:t>
      </w:r>
      <w:r w:rsidRPr="000F56E3">
        <w:t>资源，提高了压缩效率。相比之下，</w:t>
      </w:r>
      <w:r w:rsidRPr="00D258E0">
        <w:t>LevelDB</w:t>
      </w:r>
      <w:r w:rsidRPr="000F56E3">
        <w:t>的压缩任务是串行执行的，一次只能处理一个任务，导致压缩过程耗时较长。</w:t>
      </w:r>
    </w:p>
    <w:p w14:paraId="4391D5A4" w14:textId="727EBA85" w:rsidR="003522E3" w:rsidRPr="000F56E3" w:rsidRDefault="003522E3" w:rsidP="00B25F84">
      <w:pPr>
        <w:pStyle w:val="a0"/>
      </w:pPr>
      <w:r w:rsidRPr="000F56E3">
        <w:t>批处理压缩数据：</w:t>
      </w:r>
      <w:r w:rsidRPr="00D258E0">
        <w:t>RocksDB</w:t>
      </w:r>
      <w:r w:rsidRPr="000F56E3">
        <w:t>采用了批处理压缩数据的策略，通过批量读写文件，这种方式相较于</w:t>
      </w:r>
      <w:r w:rsidRPr="000F56E3">
        <w:t>LevelDB</w:t>
      </w:r>
      <w:r w:rsidRPr="000F56E3">
        <w:t>在压缩过程</w:t>
      </w:r>
      <w:r w:rsidR="004029F1">
        <w:rPr>
          <w:rFonts w:hint="eastAsia"/>
        </w:rPr>
        <w:t>中采用</w:t>
      </w:r>
      <w:r w:rsidRPr="000F56E3">
        <w:t>的逐个处理每个数据块的方式，大大减少了磁盘访问次数。实现了高效的</w:t>
      </w:r>
      <w:r w:rsidRPr="000F56E3">
        <w:t>I/O</w:t>
      </w:r>
      <w:r w:rsidRPr="000F56E3">
        <w:t>操作。</w:t>
      </w:r>
      <w:r w:rsidRPr="000F56E3">
        <w:tab/>
      </w:r>
    </w:p>
    <w:p w14:paraId="4CBDC8CC" w14:textId="4658DC4B" w:rsidR="003522E3" w:rsidRPr="000F56E3" w:rsidRDefault="003522E3" w:rsidP="00B25F84">
      <w:pPr>
        <w:pStyle w:val="a0"/>
      </w:pPr>
      <w:r w:rsidRPr="000F56E3">
        <w:t>层级加权的压缩目标：</w:t>
      </w:r>
      <w:r w:rsidRPr="00D258E0">
        <w:t>RocksDB</w:t>
      </w:r>
      <w:r w:rsidRPr="000F56E3">
        <w:t>采用了级别化的压缩目标，即不同层级内的</w:t>
      </w:r>
      <w:r w:rsidRPr="00D258E0">
        <w:t>SSTables</w:t>
      </w:r>
      <w:r w:rsidRPr="000F56E3">
        <w:t>具有不同的目标</w:t>
      </w:r>
      <w:r w:rsidR="00EE2D02">
        <w:rPr>
          <w:rFonts w:hint="eastAsia"/>
        </w:rPr>
        <w:t>大小</w:t>
      </w:r>
      <w:r w:rsidRPr="000F56E3">
        <w:t>。这样可以根据数据的</w:t>
      </w:r>
      <w:r w:rsidR="00393F07">
        <w:rPr>
          <w:rFonts w:hint="eastAsia"/>
        </w:rPr>
        <w:t>生命</w:t>
      </w:r>
      <w:r w:rsidRPr="000F56E3">
        <w:t>周期</w:t>
      </w:r>
      <w:r w:rsidR="0065469A">
        <w:rPr>
          <w:rFonts w:hint="eastAsia"/>
        </w:rPr>
        <w:t>和</w:t>
      </w:r>
      <w:r w:rsidRPr="000F56E3">
        <w:t>访问频率，找到最优的计算</w:t>
      </w:r>
      <w:r w:rsidRPr="000F56E3">
        <w:t>-</w:t>
      </w:r>
      <w:r w:rsidRPr="000F56E3">
        <w:t>存储开销平衡点。而</w:t>
      </w:r>
      <w:r w:rsidRPr="00D258E0">
        <w:t>LevelDB</w:t>
      </w:r>
      <w:r w:rsidRPr="000F56E3">
        <w:t>在这方面的优化不如</w:t>
      </w:r>
      <w:r w:rsidRPr="00D258E0">
        <w:t>RocksDB</w:t>
      </w:r>
      <w:r w:rsidRPr="000F56E3">
        <w:t>灵活，缺乏动态调整压缩策略的能力。</w:t>
      </w:r>
    </w:p>
    <w:p w14:paraId="27CD1A3F" w14:textId="77777777" w:rsidR="003522E3" w:rsidRPr="000F56E3" w:rsidRDefault="003522E3" w:rsidP="003522E3">
      <w:pPr>
        <w:pStyle w:val="3"/>
      </w:pPr>
      <w:r w:rsidRPr="000F56E3">
        <w:t>RocksDB</w:t>
      </w:r>
      <w:r w:rsidRPr="000F56E3">
        <w:t>与</w:t>
      </w:r>
      <w:r w:rsidRPr="000F56E3">
        <w:t>LevelDB</w:t>
      </w:r>
      <w:r w:rsidRPr="000F56E3">
        <w:t>的区别</w:t>
      </w:r>
    </w:p>
    <w:p w14:paraId="02749817" w14:textId="2A2540AE" w:rsidR="003522E3" w:rsidRPr="000F56E3" w:rsidRDefault="003522E3" w:rsidP="003522E3">
      <w:r w:rsidRPr="00565AF8">
        <w:rPr>
          <w:rFonts w:hint="eastAsia"/>
        </w:rPr>
        <w:t>RocksDB</w:t>
      </w:r>
      <w:r w:rsidRPr="00565AF8">
        <w:rPr>
          <w:rFonts w:hint="eastAsia"/>
        </w:rPr>
        <w:t>与</w:t>
      </w:r>
      <w:r w:rsidRPr="00565AF8">
        <w:rPr>
          <w:rFonts w:hint="eastAsia"/>
        </w:rPr>
        <w:t>LevelDB</w:t>
      </w:r>
      <w:r w:rsidRPr="00565AF8">
        <w:rPr>
          <w:rFonts w:hint="eastAsia"/>
        </w:rPr>
        <w:t>二者在架构设计上大同小异，但</w:t>
      </w:r>
      <w:r w:rsidRPr="00565AF8">
        <w:rPr>
          <w:rFonts w:hint="eastAsia"/>
        </w:rPr>
        <w:t>LevelDB</w:t>
      </w:r>
      <w:r w:rsidRPr="00565AF8">
        <w:rPr>
          <w:rFonts w:hint="eastAsia"/>
        </w:rPr>
        <w:t>是机械硬盘时代的产物，而</w:t>
      </w:r>
      <w:r w:rsidRPr="00565AF8">
        <w:rPr>
          <w:rFonts w:hint="eastAsia"/>
        </w:rPr>
        <w:t>RocksDB</w:t>
      </w:r>
      <w:r>
        <w:rPr>
          <w:rFonts w:hint="eastAsia"/>
        </w:rPr>
        <w:t>则</w:t>
      </w:r>
      <w:r w:rsidRPr="00565AF8">
        <w:rPr>
          <w:rFonts w:hint="eastAsia"/>
        </w:rPr>
        <w:t>针对固态硬盘做了优化。除了压缩以外，</w:t>
      </w:r>
      <w:r w:rsidRPr="00565AF8">
        <w:rPr>
          <w:rFonts w:hint="eastAsia"/>
        </w:rPr>
        <w:t>RocksDB</w:t>
      </w:r>
      <w:r w:rsidRPr="00565AF8">
        <w:rPr>
          <w:rFonts w:hint="eastAsia"/>
        </w:rPr>
        <w:t>针对</w:t>
      </w:r>
      <w:r w:rsidRPr="00565AF8">
        <w:rPr>
          <w:rFonts w:hint="eastAsia"/>
        </w:rPr>
        <w:t xml:space="preserve">LevelDB </w:t>
      </w:r>
      <w:r w:rsidRPr="00565AF8">
        <w:rPr>
          <w:rFonts w:hint="eastAsia"/>
        </w:rPr>
        <w:t>中的缺陷进行了多项改进和扩展</w:t>
      </w:r>
      <w:r>
        <w:rPr>
          <w:rFonts w:hint="eastAsia"/>
        </w:rPr>
        <w:t>，</w:t>
      </w:r>
      <w:r w:rsidRPr="00565AF8">
        <w:rPr>
          <w:rFonts w:hint="eastAsia"/>
        </w:rPr>
        <w:t>对其进行的多项改进和扩展具体包括：</w:t>
      </w:r>
    </w:p>
    <w:p w14:paraId="3DF0473E" w14:textId="0B6C95E1" w:rsidR="00F340E2" w:rsidRPr="000F56E3" w:rsidRDefault="00F340E2" w:rsidP="00D52E28">
      <w:r w:rsidRPr="000F56E3">
        <w:t>列簇（</w:t>
      </w:r>
      <w:r w:rsidRPr="000F56E3">
        <w:t>Column Family</w:t>
      </w:r>
      <w:r w:rsidRPr="000F56E3">
        <w:t>）：</w:t>
      </w:r>
      <w:r w:rsidRPr="000F56E3">
        <w:t xml:space="preserve">RocksDB </w:t>
      </w:r>
      <w:r w:rsidRPr="000F56E3">
        <w:t>引入了列簇的概念，允许开发者将相关的键值对分组存储在不同的列簇中。这使得数据的管理和访问更加灵活，同时可以对每个列簇独立地进行压缩和读取操作。</w:t>
      </w:r>
    </w:p>
    <w:p w14:paraId="45E9EE3D" w14:textId="4A044631" w:rsidR="00F340E2" w:rsidRPr="000F56E3" w:rsidRDefault="00F340E2" w:rsidP="00D52E28">
      <w:r w:rsidRPr="000F56E3">
        <w:t>不可变内存表</w:t>
      </w:r>
      <w:r w:rsidR="007E14FF" w:rsidRPr="000F56E3">
        <w:t>缓冲机制</w:t>
      </w:r>
      <w:r w:rsidRPr="000F56E3">
        <w:t>（</w:t>
      </w:r>
      <w:r w:rsidRPr="000F56E3">
        <w:t>Immutable Memtable</w:t>
      </w:r>
      <w:r w:rsidRPr="000F56E3">
        <w:t>）：</w:t>
      </w:r>
      <w:r w:rsidRPr="000F56E3">
        <w:t xml:space="preserve">RocksDB </w:t>
      </w:r>
      <w:r w:rsidRPr="000F56E3">
        <w:t>维护多个不可变内存表，当一个内存表满了之后，它会被</w:t>
      </w:r>
      <w:r w:rsidR="00FD2115" w:rsidRPr="000F56E3">
        <w:t>存入缓冲区，在缓冲区满后</w:t>
      </w:r>
      <w:r w:rsidRPr="000F56E3">
        <w:t>写入磁盘，而新的写入操作则在新的内存表中进行。这种机制避免了</w:t>
      </w:r>
      <w:r w:rsidRPr="000F56E3">
        <w:t xml:space="preserve"> LevelDB </w:t>
      </w:r>
      <w:r w:rsidRPr="000F56E3">
        <w:t>中可能出现的</w:t>
      </w:r>
      <w:r w:rsidRPr="000F56E3">
        <w:lastRenderedPageBreak/>
        <w:t>写停顿问题。</w:t>
      </w:r>
    </w:p>
    <w:p w14:paraId="42528617" w14:textId="77777777" w:rsidR="00F340E2" w:rsidRPr="000F56E3" w:rsidRDefault="00F340E2" w:rsidP="00D52E28">
      <w:r w:rsidRPr="000F56E3">
        <w:t>TTL</w:t>
      </w:r>
      <w:r w:rsidRPr="000F56E3">
        <w:t>（</w:t>
      </w:r>
      <w:r w:rsidRPr="000F56E3">
        <w:t>Time-to-Live</w:t>
      </w:r>
      <w:r w:rsidRPr="000F56E3">
        <w:t>）机制：</w:t>
      </w:r>
      <w:r w:rsidRPr="000F56E3">
        <w:t xml:space="preserve">RocksDB </w:t>
      </w:r>
      <w:r w:rsidRPr="000F56E3">
        <w:t>提供了数据过期机制，允许开发者为键值对设置生存时间，过期的数据将被自动清理。</w:t>
      </w:r>
    </w:p>
    <w:p w14:paraId="5340B603" w14:textId="77777777" w:rsidR="00F340E2" w:rsidRPr="000F56E3" w:rsidRDefault="00F340E2" w:rsidP="00D52E28">
      <w:r w:rsidRPr="000F56E3">
        <w:t>分离的线程池：</w:t>
      </w:r>
      <w:r w:rsidRPr="000F56E3">
        <w:t xml:space="preserve">RocksDB </w:t>
      </w:r>
      <w:r w:rsidRPr="000F56E3">
        <w:t>将数据的刷新（</w:t>
      </w:r>
      <w:r w:rsidRPr="000F56E3">
        <w:t>flush</w:t>
      </w:r>
      <w:r w:rsidRPr="000F56E3">
        <w:t>）操作和压缩（</w:t>
      </w:r>
      <w:r w:rsidRPr="000F56E3">
        <w:t>compaction</w:t>
      </w:r>
      <w:r w:rsidRPr="000F56E3">
        <w:t>）操作分配到不同的线程池中，并且刷新操作具有更高的优先级。这种设计可以减少写入延迟，提高写入性能。</w:t>
      </w:r>
    </w:p>
    <w:p w14:paraId="6C9FE809" w14:textId="6D818287" w:rsidR="00F340E2" w:rsidRPr="000F56E3" w:rsidRDefault="00F340E2" w:rsidP="00D52E28">
      <w:r w:rsidRPr="000F56E3">
        <w:t>Write-Ahead Log</w:t>
      </w:r>
      <w:r w:rsidRPr="000F56E3">
        <w:t>（</w:t>
      </w:r>
      <w:r w:rsidRPr="000F56E3">
        <w:t>WAL</w:t>
      </w:r>
      <w:r w:rsidRPr="000F56E3">
        <w:t>）管理：</w:t>
      </w:r>
      <w:r w:rsidR="007A69E4" w:rsidRPr="007A69E4">
        <w:t xml:space="preserve">RocksDB </w:t>
      </w:r>
      <w:r w:rsidR="007A69E4" w:rsidRPr="007A69E4">
        <w:t>改进了</w:t>
      </w:r>
      <w:r w:rsidR="007A69E4" w:rsidRPr="007A69E4">
        <w:t xml:space="preserve"> WAL </w:t>
      </w:r>
      <w:r w:rsidR="007A69E4" w:rsidRPr="007A69E4">
        <w:t>的管理机制，</w:t>
      </w:r>
      <w:r w:rsidR="007A69E4" w:rsidRPr="007A69E4">
        <w:rPr>
          <w:rFonts w:hint="eastAsia"/>
        </w:rPr>
        <w:t>使得</w:t>
      </w:r>
      <w:r w:rsidRPr="000F56E3">
        <w:t xml:space="preserve">RocksDB </w:t>
      </w:r>
      <w:r w:rsidR="00F93244" w:rsidRPr="000F56E3">
        <w:t>能在</w:t>
      </w:r>
      <w:r w:rsidRPr="000F56E3">
        <w:t>崩溃恢复时更有效地使用</w:t>
      </w:r>
      <w:r w:rsidRPr="000F56E3">
        <w:t xml:space="preserve"> WAL</w:t>
      </w:r>
      <w:r w:rsidRPr="000F56E3">
        <w:t>。</w:t>
      </w:r>
    </w:p>
    <w:p w14:paraId="7B9DA789" w14:textId="0C080774" w:rsidR="00F340E2" w:rsidRPr="000F56E3" w:rsidRDefault="00F340E2" w:rsidP="00D52E28">
      <w:r w:rsidRPr="000F56E3">
        <w:t>多样化的压缩策略：</w:t>
      </w:r>
      <w:r w:rsidRPr="000F56E3">
        <w:t xml:space="preserve">RocksDB </w:t>
      </w:r>
      <w:r w:rsidRPr="000F56E3">
        <w:t>支持多种压缩算法</w:t>
      </w:r>
      <w:r w:rsidR="007F7DC3" w:rsidRPr="000F56E3">
        <w:t>（传统意义上的数据压缩，并不是上文中的</w:t>
      </w:r>
      <w:r w:rsidR="007F7DC3" w:rsidRPr="000F56E3">
        <w:t>Compaction</w:t>
      </w:r>
      <w:r w:rsidR="007F7DC3" w:rsidRPr="000F56E3">
        <w:t>）</w:t>
      </w:r>
      <w:r w:rsidRPr="000F56E3">
        <w:t>，包括</w:t>
      </w:r>
      <w:r w:rsidRPr="000F56E3">
        <w:t xml:space="preserve"> Snappy</w:t>
      </w:r>
      <w:r w:rsidRPr="000F56E3">
        <w:t>、</w:t>
      </w:r>
      <w:r w:rsidRPr="000F56E3">
        <w:t>LZ4</w:t>
      </w:r>
      <w:r w:rsidRPr="000F56E3">
        <w:t>、</w:t>
      </w:r>
      <w:r w:rsidRPr="000F56E3">
        <w:t xml:space="preserve">Zlib </w:t>
      </w:r>
      <w:r w:rsidRPr="000F56E3">
        <w:t>和</w:t>
      </w:r>
      <w:r w:rsidRPr="000F56E3">
        <w:t xml:space="preserve"> ZSTD </w:t>
      </w:r>
      <w:r w:rsidRPr="000F56E3">
        <w:t>等，允许开发者根据数据特性和性能需求选择最合适的压缩策略</w:t>
      </w:r>
      <w:r w:rsidR="004A5CFE" w:rsidRPr="000F56E3">
        <w:t>，</w:t>
      </w:r>
      <w:r w:rsidR="00AA1057" w:rsidRPr="000F56E3">
        <w:t>付出</w:t>
      </w:r>
      <w:r w:rsidR="004A5CFE" w:rsidRPr="000F56E3">
        <w:t>计算开销</w:t>
      </w:r>
      <w:r w:rsidR="00AA1057" w:rsidRPr="000F56E3">
        <w:t>以</w:t>
      </w:r>
      <w:r w:rsidR="004A5CFE" w:rsidRPr="000F56E3">
        <w:t>节约空间</w:t>
      </w:r>
      <w:r w:rsidRPr="000F56E3">
        <w:t>。</w:t>
      </w:r>
    </w:p>
    <w:p w14:paraId="7ADC7F07" w14:textId="77777777" w:rsidR="00F340E2" w:rsidRPr="000F56E3" w:rsidRDefault="00F340E2" w:rsidP="00D52E28">
      <w:r w:rsidRPr="000F56E3">
        <w:t>自定义的压缩库和表格式：</w:t>
      </w:r>
      <w:r w:rsidRPr="000F56E3">
        <w:t xml:space="preserve">RocksDB </w:t>
      </w:r>
      <w:r w:rsidRPr="000F56E3">
        <w:t>允许开发者使用自定义的压缩库和表格式，提供了更高的灵活性。</w:t>
      </w:r>
    </w:p>
    <w:p w14:paraId="147A7E7C" w14:textId="77777777" w:rsidR="00F340E2" w:rsidRPr="000F56E3" w:rsidRDefault="00F340E2" w:rsidP="00D52E28">
      <w:r w:rsidRPr="000F56E3">
        <w:t>支持二进制和压缩的索引：</w:t>
      </w:r>
      <w:r w:rsidRPr="000F56E3">
        <w:t xml:space="preserve">RocksDB </w:t>
      </w:r>
      <w:r w:rsidRPr="000F56E3">
        <w:t>支持二进制和压缩的索引，这可以减少索引的存储空间需求，提高查询效率。</w:t>
      </w:r>
    </w:p>
    <w:p w14:paraId="1F0AC03C" w14:textId="77777777" w:rsidR="00F340E2" w:rsidRPr="000F56E3" w:rsidRDefault="00F340E2" w:rsidP="00D52E28">
      <w:r w:rsidRPr="000F56E3">
        <w:t>事务和检查点：</w:t>
      </w:r>
      <w:r w:rsidRPr="000F56E3">
        <w:t xml:space="preserve">RocksDB </w:t>
      </w:r>
      <w:r w:rsidRPr="000F56E3">
        <w:t>提供了对事务的支持，允许进行原子写入操作，并且可以创建数据的检查点。</w:t>
      </w:r>
    </w:p>
    <w:p w14:paraId="3AA5CE23" w14:textId="73725A79" w:rsidR="00F340E2" w:rsidRPr="000F56E3" w:rsidRDefault="00F340E2" w:rsidP="00D52E28">
      <w:r w:rsidRPr="000F56E3">
        <w:t>通用的文件系统接口：</w:t>
      </w:r>
      <w:r w:rsidRPr="000F56E3">
        <w:t xml:space="preserve">RocksDB </w:t>
      </w:r>
      <w:r w:rsidRPr="000F56E3">
        <w:t>抽象了底层存储，允许在不同的文件系统上运行，包括</w:t>
      </w:r>
      <w:r w:rsidR="007A3D4C" w:rsidRPr="000F56E3">
        <w:t>各类</w:t>
      </w:r>
      <w:r w:rsidR="00EA53E4" w:rsidRPr="000F56E3">
        <w:t>主流</w:t>
      </w:r>
      <w:r w:rsidRPr="000F56E3">
        <w:t>文件系统。</w:t>
      </w:r>
      <w:r w:rsidR="00091C06" w:rsidRPr="000F56E3">
        <w:t>使其</w:t>
      </w:r>
      <w:r w:rsidR="00E04BF0" w:rsidRPr="000F56E3">
        <w:t>成为</w:t>
      </w:r>
      <w:r w:rsidR="00091C06" w:rsidRPr="000F56E3">
        <w:t>适用性非常广泛的基础存储组件</w:t>
      </w:r>
    </w:p>
    <w:p w14:paraId="371C5E97" w14:textId="47290C80" w:rsidR="008E7EE0" w:rsidRPr="000F56E3" w:rsidRDefault="00F340E2" w:rsidP="00D52E28">
      <w:r w:rsidRPr="000F56E3">
        <w:t>跨平台支持：</w:t>
      </w:r>
      <w:r w:rsidRPr="000F56E3">
        <w:t xml:space="preserve">RocksDB </w:t>
      </w:r>
      <w:r w:rsidRPr="000F56E3">
        <w:t>可以在多种操作系统上运行，包括</w:t>
      </w:r>
      <w:r w:rsidRPr="000F56E3">
        <w:t xml:space="preserve"> Linux</w:t>
      </w:r>
      <w:r w:rsidRPr="000F56E3">
        <w:t>、</w:t>
      </w:r>
      <w:r w:rsidRPr="000F56E3">
        <w:t xml:space="preserve">macOS </w:t>
      </w:r>
      <w:r w:rsidRPr="000F56E3">
        <w:t>和</w:t>
      </w:r>
      <w:r w:rsidRPr="000F56E3">
        <w:t xml:space="preserve"> Windows</w:t>
      </w:r>
      <w:r w:rsidRPr="000F56E3">
        <w:t>。</w:t>
      </w:r>
    </w:p>
    <w:p w14:paraId="2D8F3BA8" w14:textId="3B836C20" w:rsidR="00776B7C" w:rsidRPr="000F56E3" w:rsidRDefault="000C183C" w:rsidP="00D52E28">
      <w:pPr>
        <w:pStyle w:val="3"/>
      </w:pPr>
      <w:r w:rsidRPr="000F56E3">
        <w:t>RocksDB</w:t>
      </w:r>
      <w:r w:rsidRPr="000F56E3">
        <w:t>对</w:t>
      </w:r>
      <w:r w:rsidRPr="000F56E3">
        <w:t>ZNS</w:t>
      </w:r>
      <w:r w:rsidRPr="000F56E3">
        <w:t>的支持</w:t>
      </w:r>
    </w:p>
    <w:p w14:paraId="1091E142" w14:textId="32340B53" w:rsidR="00732F4B" w:rsidRPr="000F56E3" w:rsidRDefault="00732F4B" w:rsidP="00732F4B">
      <w:r w:rsidRPr="000F56E3">
        <w:t xml:space="preserve">RocksDB </w:t>
      </w:r>
      <w:r w:rsidRPr="000F56E3">
        <w:t>提供了一个灵活的插件机制，允许开发者根据自己的需求扩展数据库的功能。并且，</w:t>
      </w:r>
      <w:r w:rsidRPr="000F56E3">
        <w:t xml:space="preserve">RocksDB </w:t>
      </w:r>
      <w:r w:rsidRPr="000F56E3">
        <w:t>通过其文件系统包装器</w:t>
      </w:r>
      <w:r w:rsidRPr="000F56E3">
        <w:t xml:space="preserve"> API </w:t>
      </w:r>
      <w:r w:rsidRPr="000F56E3">
        <w:t>提供对独立存储后端的支持，该</w:t>
      </w:r>
      <w:r w:rsidRPr="000F56E3">
        <w:t xml:space="preserve"> API </w:t>
      </w:r>
      <w:r w:rsidRPr="000F56E3">
        <w:t>是</w:t>
      </w:r>
      <w:r w:rsidRPr="000F56E3">
        <w:t xml:space="preserve"> RocksDB </w:t>
      </w:r>
      <w:r w:rsidRPr="000F56E3">
        <w:t>访问其磁盘数据的统一抽象。从本质上讲，包装器</w:t>
      </w:r>
      <w:r w:rsidRPr="000F56E3">
        <w:t xml:space="preserve"> API </w:t>
      </w:r>
      <w:r w:rsidRPr="000F56E3">
        <w:t>通过唯一标识符（例如文件名）识别数据单元，例如</w:t>
      </w:r>
      <w:r>
        <w:rPr>
          <w:rFonts w:hint="eastAsia"/>
        </w:rPr>
        <w:t>确定相关单元是</w:t>
      </w:r>
      <w:r w:rsidRPr="000F56E3">
        <w:t xml:space="preserve">SST </w:t>
      </w:r>
      <w:r w:rsidRPr="000F56E3">
        <w:t>文件</w:t>
      </w:r>
      <w:r>
        <w:rPr>
          <w:rFonts w:hint="eastAsia"/>
        </w:rPr>
        <w:t>还是</w:t>
      </w:r>
      <w:r w:rsidRPr="000F56E3">
        <w:t>预写日志</w:t>
      </w:r>
      <w:r w:rsidRPr="000F56E3">
        <w:t xml:space="preserve"> (WAL)</w:t>
      </w:r>
      <w:r>
        <w:rPr>
          <w:rFonts w:hint="eastAsia"/>
        </w:rPr>
        <w:t>。</w:t>
      </w:r>
      <w:r w:rsidRPr="000F56E3">
        <w:t>每个标识符除了随机访问</w:t>
      </w:r>
      <w:r w:rsidR="00A52716">
        <w:rPr>
          <w:rFonts w:hint="eastAsia"/>
        </w:rPr>
        <w:t>，</w:t>
      </w:r>
      <w:r w:rsidRPr="000F56E3">
        <w:t>仅顺序</w:t>
      </w:r>
      <w:r w:rsidR="00A574C2">
        <w:rPr>
          <w:rFonts w:hint="eastAsia"/>
        </w:rPr>
        <w:t>写</w:t>
      </w:r>
      <w:r w:rsidR="00F21E6D">
        <w:rPr>
          <w:rFonts w:hint="eastAsia"/>
        </w:rPr>
        <w:t>以及</w:t>
      </w:r>
      <w:r w:rsidRPr="000F56E3">
        <w:t>可按字节寻址的</w:t>
      </w:r>
      <w:r w:rsidR="001B59A8">
        <w:rPr>
          <w:rFonts w:hint="eastAsia"/>
        </w:rPr>
        <w:t>三种读写</w:t>
      </w:r>
      <w:r w:rsidRPr="000F56E3">
        <w:t>语义之外，还支持一组操作（例如，添加、删除、当前大小、利</w:t>
      </w:r>
      <w:r w:rsidRPr="000F56E3">
        <w:lastRenderedPageBreak/>
        <w:t>用率</w:t>
      </w:r>
      <w:r w:rsidR="00CD1E54">
        <w:rPr>
          <w:rFonts w:hint="eastAsia"/>
        </w:rPr>
        <w:t>等</w:t>
      </w:r>
      <w:r w:rsidRPr="000F56E3">
        <w:t>）。这些操作</w:t>
      </w:r>
      <w:r w:rsidR="00CD1E54">
        <w:rPr>
          <w:rFonts w:hint="eastAsia"/>
        </w:rPr>
        <w:t>构成了一个</w:t>
      </w:r>
      <w:r w:rsidR="00C2748F">
        <w:rPr>
          <w:rFonts w:hint="eastAsia"/>
        </w:rPr>
        <w:t>最小</w:t>
      </w:r>
      <w:r w:rsidR="00CD1E54">
        <w:rPr>
          <w:rFonts w:hint="eastAsia"/>
        </w:rPr>
        <w:t>文件系统</w:t>
      </w:r>
      <w:r w:rsidRPr="000F56E3">
        <w:t>，是</w:t>
      </w:r>
      <w:r w:rsidRPr="000F56E3">
        <w:t xml:space="preserve"> RocksDB </w:t>
      </w:r>
      <w:r w:rsidRPr="000F56E3">
        <w:t>的主要存储后端。通过使用</w:t>
      </w:r>
      <w:r w:rsidR="00FF565B">
        <w:rPr>
          <w:rFonts w:hint="eastAsia"/>
        </w:rPr>
        <w:t>该</w:t>
      </w:r>
      <w:r w:rsidR="006B48D8">
        <w:rPr>
          <w:rFonts w:hint="eastAsia"/>
        </w:rPr>
        <w:t>文件系统</w:t>
      </w:r>
      <w:r w:rsidR="00A14165">
        <w:rPr>
          <w:rFonts w:hint="eastAsia"/>
        </w:rPr>
        <w:t>抽象</w:t>
      </w:r>
      <w:r w:rsidRPr="000F56E3">
        <w:t>，</w:t>
      </w:r>
      <w:r w:rsidRPr="000F56E3">
        <w:t xml:space="preserve">RocksDB </w:t>
      </w:r>
      <w:r w:rsidRPr="000F56E3">
        <w:t>避免了管理文件范围、缓冲和空闲空间管理</w:t>
      </w:r>
      <w:r w:rsidR="00C0270E">
        <w:rPr>
          <w:rFonts w:hint="eastAsia"/>
        </w:rPr>
        <w:t>等工作</w:t>
      </w:r>
      <w:r w:rsidRPr="000F56E3">
        <w:t>。</w:t>
      </w:r>
    </w:p>
    <w:p w14:paraId="477B6CA7" w14:textId="1BEFE667" w:rsidR="00732F4B" w:rsidRPr="000F56E3" w:rsidRDefault="00732F4B" w:rsidP="00732F4B">
      <w:r w:rsidRPr="000F56E3">
        <w:t>因此，</w:t>
      </w:r>
      <w:r w:rsidRPr="000F56E3">
        <w:t xml:space="preserve">RocksDB </w:t>
      </w:r>
      <w:r w:rsidRPr="000F56E3">
        <w:t>的存储插件</w:t>
      </w:r>
      <w:r w:rsidR="002572FE">
        <w:rPr>
          <w:rFonts w:hint="eastAsia"/>
        </w:rPr>
        <w:t>提供</w:t>
      </w:r>
      <w:r w:rsidR="00B25435">
        <w:rPr>
          <w:rFonts w:hint="eastAsia"/>
        </w:rPr>
        <w:t>的</w:t>
      </w:r>
      <w:r w:rsidR="00682F1B">
        <w:rPr>
          <w:rFonts w:hint="eastAsia"/>
        </w:rPr>
        <w:t>灵活性</w:t>
      </w:r>
      <w:r w:rsidRPr="000F56E3">
        <w:t>和文件系统包装器</w:t>
      </w:r>
      <w:r w:rsidRPr="000F56E3">
        <w:t xml:space="preserve"> API</w:t>
      </w:r>
      <w:r w:rsidR="00B920E1">
        <w:rPr>
          <w:rFonts w:hint="eastAsia"/>
        </w:rPr>
        <w:t>带来</w:t>
      </w:r>
      <w:r w:rsidR="003C321D">
        <w:rPr>
          <w:rFonts w:hint="eastAsia"/>
        </w:rPr>
        <w:t>的</w:t>
      </w:r>
      <w:r w:rsidR="00CD7521">
        <w:rPr>
          <w:rFonts w:hint="eastAsia"/>
        </w:rPr>
        <w:t>通用性</w:t>
      </w:r>
      <w:r w:rsidRPr="000F56E3">
        <w:t>使得适应不同的存储后端成为可能。</w:t>
      </w:r>
    </w:p>
    <w:p w14:paraId="65042E0A" w14:textId="16DB7B6B" w:rsidR="00732F4B" w:rsidRPr="000F56E3" w:rsidRDefault="00732F4B" w:rsidP="00732F4B">
      <w:r w:rsidRPr="000F56E3">
        <w:t>目前，</w:t>
      </w:r>
      <w:r w:rsidRPr="000F56E3">
        <w:t>ZenFS</w:t>
      </w:r>
      <w:r w:rsidRPr="000F56E3">
        <w:t>实现了对</w:t>
      </w:r>
      <w:r w:rsidRPr="000F56E3">
        <w:t xml:space="preserve"> zoned </w:t>
      </w:r>
      <w:r w:rsidRPr="000F56E3">
        <w:t>块设备的支持并集成到</w:t>
      </w:r>
      <w:r w:rsidRPr="000F56E3">
        <w:t xml:space="preserve"> RocksDB </w:t>
      </w:r>
      <w:r w:rsidRPr="000F56E3">
        <w:t>中。</w:t>
      </w:r>
      <w:r w:rsidRPr="000F56E3">
        <w:t>ZenFS</w:t>
      </w:r>
      <w:r w:rsidRPr="000F56E3">
        <w:t>是为</w:t>
      </w:r>
      <w:r w:rsidRPr="000F56E3">
        <w:t>RocksDB</w:t>
      </w:r>
      <w:r w:rsidRPr="000F56E3">
        <w:t>设计的，专门用于在分区存储设备（例如</w:t>
      </w:r>
      <w:r w:rsidRPr="000F56E3">
        <w:t>ZNS SSD</w:t>
      </w:r>
      <w:r w:rsidRPr="000F56E3">
        <w:t>）上高效存储数据的文件系统。它充分利用了</w:t>
      </w:r>
      <w:r w:rsidRPr="000F56E3">
        <w:t>RocksDB</w:t>
      </w:r>
      <w:r w:rsidRPr="000F56E3">
        <w:t>的</w:t>
      </w:r>
      <w:r w:rsidRPr="000F56E3">
        <w:t>LSM</w:t>
      </w:r>
      <w:r w:rsidRPr="000F56E3">
        <w:t>树结构及其不可变的、仅顺序</w:t>
      </w:r>
      <w:r>
        <w:rPr>
          <w:rFonts w:hint="eastAsia"/>
        </w:rPr>
        <w:t>操作的</w:t>
      </w:r>
      <w:r w:rsidRPr="000F56E3">
        <w:t>压实过程，为分区存储设备提供了一种优化的数据管理方法。</w:t>
      </w:r>
      <w:r w:rsidRPr="000F56E3">
        <w:t>ZenFS</w:t>
      </w:r>
      <w:r w:rsidRPr="000F56E3">
        <w:t>作为一个存储后端，实现了一个最小化的磁盘文件系统</w:t>
      </w:r>
      <w:r>
        <w:rPr>
          <w:rFonts w:hint="eastAsia"/>
        </w:rPr>
        <w:t>，并</w:t>
      </w:r>
      <w:r w:rsidRPr="000F56E3">
        <w:t>使用</w:t>
      </w:r>
      <w:r w:rsidRPr="000F56E3">
        <w:t>RocksDB</w:t>
      </w:r>
      <w:r w:rsidRPr="000F56E3">
        <w:t>的文件</w:t>
      </w:r>
      <w:r>
        <w:rPr>
          <w:rFonts w:hint="eastAsia"/>
        </w:rPr>
        <w:t>系统</w:t>
      </w:r>
      <w:r w:rsidRPr="000F56E3">
        <w:t>包装器</w:t>
      </w:r>
      <w:r w:rsidRPr="000F56E3">
        <w:t>API</w:t>
      </w:r>
      <w:r w:rsidRPr="000F56E3">
        <w:t>进行集成。</w:t>
      </w:r>
      <w:r w:rsidRPr="000F56E3">
        <w:t>ZenFS</w:t>
      </w:r>
      <w:r w:rsidRPr="000F56E3">
        <w:t>适配</w:t>
      </w:r>
      <w:r w:rsidR="002C42A8">
        <w:rPr>
          <w:rFonts w:hint="eastAsia"/>
        </w:rPr>
        <w:t>Z</w:t>
      </w:r>
      <w:r w:rsidR="002C42A8">
        <w:t>BD</w:t>
      </w:r>
      <w:r w:rsidRPr="000F56E3">
        <w:t>设备的访问约束，与设备端</w:t>
      </w:r>
      <w:r w:rsidR="00840454">
        <w:rPr>
          <w:rFonts w:hint="eastAsia"/>
        </w:rPr>
        <w:t>区域</w:t>
      </w:r>
      <w:r w:rsidR="00D46E67">
        <w:rPr>
          <w:rFonts w:hint="eastAsia"/>
        </w:rPr>
        <w:t>信息</w:t>
      </w:r>
      <w:r w:rsidRPr="000F56E3">
        <w:t>元数据协作</w:t>
      </w:r>
      <w:r w:rsidR="006E1649">
        <w:rPr>
          <w:rFonts w:hint="eastAsia"/>
        </w:rPr>
        <w:t>，</w:t>
      </w:r>
      <w:r w:rsidR="001D16CE">
        <w:rPr>
          <w:rFonts w:hint="eastAsia"/>
        </w:rPr>
        <w:t>为数据分配合适的区域</w:t>
      </w:r>
      <w:r w:rsidRPr="000F56E3">
        <w:t>。</w:t>
      </w:r>
    </w:p>
    <w:p w14:paraId="6C671AA2" w14:textId="7C6F2627" w:rsidR="00732F4B" w:rsidRPr="000F56E3" w:rsidRDefault="00732F4B" w:rsidP="00732F4B">
      <w:r w:rsidRPr="000F56E3">
        <w:t>具体地，它使用</w:t>
      </w:r>
      <w:r w:rsidRPr="000F56E3">
        <w:t xml:space="preserve"> RocksDB FileSystem</w:t>
      </w:r>
      <w:r w:rsidRPr="000F56E3">
        <w:t>接口，将文件放置到原始</w:t>
      </w:r>
      <w:r w:rsidRPr="000F56E3">
        <w:t>zoned</w:t>
      </w:r>
      <w:r w:rsidRPr="000F56E3">
        <w:t>块设备上的</w:t>
      </w:r>
      <w:r w:rsidRPr="000F56E3">
        <w:t>zones</w:t>
      </w:r>
      <w:r w:rsidRPr="000F56E3">
        <w:t>中。</w:t>
      </w:r>
      <w:r w:rsidRPr="000F56E3">
        <w:t>extent</w:t>
      </w:r>
      <w:r w:rsidRPr="000F56E3">
        <w:t>是</w:t>
      </w:r>
      <w:r w:rsidRPr="000F56E3">
        <w:t>ZenFS</w:t>
      </w:r>
      <w:r w:rsidRPr="000F56E3">
        <w:t>中的最小管理单元，一个文件可以由一个或多个</w:t>
      </w:r>
      <w:r w:rsidRPr="000F56E3">
        <w:t xml:space="preserve"> extent </w:t>
      </w:r>
      <w:r w:rsidRPr="000F56E3">
        <w:t>组成，所有</w:t>
      </w:r>
      <w:r w:rsidRPr="000F56E3">
        <w:t>extents</w:t>
      </w:r>
      <w:r w:rsidRPr="000F56E3">
        <w:t>构成的文件可以存储在设备的同一</w:t>
      </w:r>
      <w:r w:rsidRPr="000F56E3">
        <w:t>zone</w:t>
      </w:r>
      <w:r w:rsidRPr="000F56E3">
        <w:t>（或不同</w:t>
      </w:r>
      <w:r w:rsidRPr="000F56E3">
        <w:t>zones</w:t>
      </w:r>
      <w:r w:rsidRPr="000F56E3">
        <w:t>）中，但一个</w:t>
      </w:r>
      <w:r w:rsidRPr="000F56E3">
        <w:t>extent</w:t>
      </w:r>
      <w:r w:rsidRPr="000F56E3">
        <w:t>从不跨越多个</w:t>
      </w:r>
      <w:r w:rsidRPr="000F56E3">
        <w:t>zones</w:t>
      </w:r>
      <w:r w:rsidRPr="000F56E3">
        <w:t>。</w:t>
      </w:r>
      <w:r w:rsidRPr="000F56E3">
        <w:t xml:space="preserve"> </w:t>
      </w:r>
      <w:r w:rsidRPr="000F56E3">
        <w:t>当区域中的所有</w:t>
      </w:r>
      <w:r w:rsidRPr="000F56E3">
        <w:t>file extents</w:t>
      </w:r>
      <w:r w:rsidRPr="000F56E3">
        <w:t>都无效时，可以重置该</w:t>
      </w:r>
      <w:r w:rsidRPr="000F56E3">
        <w:t>zone</w:t>
      </w:r>
      <w:r w:rsidRPr="000F56E3">
        <w:t>，然后重新使用以存储新的</w:t>
      </w:r>
      <w:r w:rsidRPr="000F56E3">
        <w:t>file extents</w:t>
      </w:r>
      <w:r w:rsidRPr="000F56E3">
        <w:t>。</w:t>
      </w:r>
      <w:r w:rsidRPr="000F56E3">
        <w:t>(</w:t>
      </w:r>
      <w:r w:rsidRPr="000F56E3">
        <w:t>即：文件</w:t>
      </w:r>
      <w:r>
        <w:rPr>
          <w:rFonts w:hint="eastAsia"/>
        </w:rPr>
        <w:t>可</w:t>
      </w:r>
      <w:r w:rsidRPr="000F56E3">
        <w:t>由</w:t>
      </w:r>
      <w:r>
        <w:rPr>
          <w:rFonts w:hint="eastAsia"/>
        </w:rPr>
        <w:t>一</w:t>
      </w:r>
      <w:r w:rsidRPr="000F56E3">
        <w:t>个或多个</w:t>
      </w:r>
      <w:r w:rsidRPr="000F56E3">
        <w:t>extents</w:t>
      </w:r>
      <w:r w:rsidRPr="000F56E3">
        <w:t>组成，</w:t>
      </w:r>
      <w:r>
        <w:rPr>
          <w:rFonts w:hint="eastAsia"/>
        </w:rPr>
        <w:t>且</w:t>
      </w:r>
      <w:r w:rsidRPr="000F56E3">
        <w:t>该文件可以存储在</w:t>
      </w:r>
      <w:r>
        <w:rPr>
          <w:rFonts w:hint="eastAsia"/>
        </w:rPr>
        <w:t>一</w:t>
      </w:r>
      <w:r w:rsidRPr="000F56E3">
        <w:t>个</w:t>
      </w:r>
      <w:r>
        <w:rPr>
          <w:rFonts w:hint="eastAsia"/>
        </w:rPr>
        <w:t>或</w:t>
      </w:r>
      <w:r w:rsidRPr="000F56E3">
        <w:t>多个</w:t>
      </w:r>
      <w:r w:rsidRPr="000F56E3">
        <w:t>zones</w:t>
      </w:r>
      <w:r w:rsidRPr="000F56E3">
        <w:t>中，</w:t>
      </w:r>
      <w:r>
        <w:rPr>
          <w:rFonts w:hint="eastAsia"/>
        </w:rPr>
        <w:t>但任何一个</w:t>
      </w:r>
      <w:r>
        <w:rPr>
          <w:rFonts w:hint="eastAsia"/>
        </w:rPr>
        <w:t>extent</w:t>
      </w:r>
      <w:r>
        <w:rPr>
          <w:rFonts w:hint="eastAsia"/>
        </w:rPr>
        <w:t>都不能跨</w:t>
      </w:r>
      <w:r>
        <w:rPr>
          <w:rFonts w:hint="eastAsia"/>
        </w:rPr>
        <w:t>zone</w:t>
      </w:r>
      <w:r>
        <w:rPr>
          <w:rFonts w:hint="eastAsia"/>
        </w:rPr>
        <w:t>存在</w:t>
      </w:r>
      <w:r w:rsidRPr="000F56E3">
        <w:t>)</w:t>
      </w:r>
    </w:p>
    <w:p w14:paraId="4A75B35C" w14:textId="14DB4F4E" w:rsidR="00732F4B" w:rsidRPr="000F56E3" w:rsidRDefault="00732F4B" w:rsidP="00732F4B">
      <w:r w:rsidRPr="000F56E3">
        <w:rPr>
          <w:b/>
          <w:bCs/>
        </w:rPr>
        <w:t>数据放置：</w:t>
      </w:r>
      <w:r w:rsidRPr="000F56E3">
        <w:t xml:space="preserve">ZenFS </w:t>
      </w:r>
      <w:r w:rsidRPr="000F56E3">
        <w:t>根据</w:t>
      </w:r>
      <w:r w:rsidRPr="000F56E3">
        <w:t xml:space="preserve"> RocksDB </w:t>
      </w:r>
      <w:r w:rsidRPr="000F56E3">
        <w:t>库提供的</w:t>
      </w:r>
      <w:r w:rsidRPr="000F56E3">
        <w:t>“write lifetime hints”</w:t>
      </w:r>
      <w:r w:rsidRPr="000F56E3">
        <w:t>（</w:t>
      </w:r>
      <w:r w:rsidRPr="000F56E3">
        <w:t>WLTH</w:t>
      </w:r>
      <w:r w:rsidRPr="000F56E3">
        <w:t>）</w:t>
      </w:r>
      <w:r w:rsidRPr="000F56E3">
        <w:t xml:space="preserve"> </w:t>
      </w:r>
      <w:r w:rsidRPr="000F56E3">
        <w:t>将</w:t>
      </w:r>
      <w:r w:rsidRPr="000F56E3">
        <w:t xml:space="preserve">file extents </w:t>
      </w:r>
      <w:r w:rsidRPr="000F56E3">
        <w:t>放置到</w:t>
      </w:r>
      <w:r w:rsidR="00B62ACF">
        <w:rPr>
          <w:rFonts w:hint="eastAsia"/>
        </w:rPr>
        <w:t>合适</w:t>
      </w:r>
      <w:r w:rsidRPr="000F56E3">
        <w:t>zones</w:t>
      </w:r>
      <w:r w:rsidRPr="000F56E3">
        <w:t>中。</w:t>
      </w:r>
      <w:r w:rsidRPr="000F56E3">
        <w:t xml:space="preserve"> </w:t>
      </w:r>
    </w:p>
    <w:p w14:paraId="206EA9AA" w14:textId="2D5B885E" w:rsidR="00732F4B" w:rsidRPr="000F56E3" w:rsidRDefault="00732F4B" w:rsidP="00732F4B">
      <w:r w:rsidRPr="000F56E3">
        <w:rPr>
          <w:b/>
          <w:bCs/>
        </w:rPr>
        <w:t>垃圾回收：</w:t>
      </w:r>
      <w:r w:rsidRPr="000F56E3">
        <w:t>在</w:t>
      </w:r>
      <w:r w:rsidRPr="000F56E3">
        <w:t xml:space="preserve"> ZenFS </w:t>
      </w:r>
      <w:r w:rsidRPr="000F56E3">
        <w:t>中，数据垃圾回收仅由</w:t>
      </w:r>
      <w:r w:rsidRPr="000F56E3">
        <w:t xml:space="preserve"> RocksDB </w:t>
      </w:r>
      <w:r w:rsidRPr="000F56E3">
        <w:t>在启动</w:t>
      </w:r>
      <w:r w:rsidRPr="000F56E3">
        <w:t xml:space="preserve"> LSM-tree </w:t>
      </w:r>
      <w:r w:rsidRPr="000F56E3">
        <w:t>表压缩过程时执行</w:t>
      </w:r>
      <w:r w:rsidR="008A01C9">
        <w:rPr>
          <w:rFonts w:hint="eastAsia"/>
        </w:rPr>
        <w:t>。</w:t>
      </w:r>
      <w:r w:rsidRPr="000F56E3">
        <w:t xml:space="preserve">ZenFS </w:t>
      </w:r>
      <w:r>
        <w:rPr>
          <w:rFonts w:hint="eastAsia"/>
        </w:rPr>
        <w:t>和</w:t>
      </w:r>
      <w:r w:rsidRPr="000F56E3">
        <w:t xml:space="preserve">ZNS </w:t>
      </w:r>
      <w:r w:rsidRPr="000F56E3">
        <w:t>设备控制器</w:t>
      </w:r>
      <w:r>
        <w:rPr>
          <w:rFonts w:hint="eastAsia"/>
        </w:rPr>
        <w:t>都无需</w:t>
      </w:r>
      <w:r w:rsidRPr="000F56E3">
        <w:t>执行垃圾回收。</w:t>
      </w:r>
    </w:p>
    <w:p w14:paraId="506F9F0C" w14:textId="77777777" w:rsidR="00732F4B" w:rsidRPr="000F56E3" w:rsidRDefault="00732F4B" w:rsidP="00732F4B">
      <w:r w:rsidRPr="000F56E3">
        <w:t>基于</w:t>
      </w:r>
      <w:r w:rsidRPr="000F56E3">
        <w:t>ZenFS</w:t>
      </w:r>
      <w:r w:rsidRPr="000F56E3">
        <w:t>的</w:t>
      </w:r>
      <w:r w:rsidRPr="000F56E3">
        <w:t>RocksDB</w:t>
      </w:r>
      <w:r w:rsidRPr="000F56E3">
        <w:t>能够利用</w:t>
      </w:r>
      <w:r w:rsidRPr="000F56E3">
        <w:t>ZNS</w:t>
      </w:r>
      <w:r w:rsidRPr="000F56E3">
        <w:t>降低系统写入放大，并且</w:t>
      </w:r>
      <w:r>
        <w:rPr>
          <w:rFonts w:hint="eastAsia"/>
        </w:rPr>
        <w:t>使得</w:t>
      </w:r>
      <w:r w:rsidRPr="000F56E3">
        <w:t>文件系统或设备上</w:t>
      </w:r>
      <w:r>
        <w:rPr>
          <w:rFonts w:hint="eastAsia"/>
        </w:rPr>
        <w:t>不需要</w:t>
      </w:r>
      <w:r w:rsidRPr="000F56E3">
        <w:t>后台垃圾</w:t>
      </w:r>
      <w:r>
        <w:rPr>
          <w:rFonts w:hint="eastAsia"/>
        </w:rPr>
        <w:t>回收</w:t>
      </w:r>
      <w:r w:rsidRPr="000F56E3">
        <w:t>，从而提高了</w:t>
      </w:r>
      <w:r>
        <w:rPr>
          <w:rFonts w:hint="eastAsia"/>
        </w:rPr>
        <w:t>整个系统的</w:t>
      </w:r>
      <w:r w:rsidRPr="000F56E3">
        <w:t>吞吐量、尾部延迟和</w:t>
      </w:r>
      <w:r>
        <w:rPr>
          <w:rFonts w:hint="eastAsia"/>
        </w:rPr>
        <w:t>SSD</w:t>
      </w:r>
      <w:r w:rsidRPr="000F56E3">
        <w:t>寿命</w:t>
      </w:r>
      <w:r>
        <w:rPr>
          <w:rFonts w:hint="eastAsia"/>
        </w:rPr>
        <w:t>等</w:t>
      </w:r>
      <w:r w:rsidRPr="000F56E3">
        <w:t>方面的</w:t>
      </w:r>
      <w:r>
        <w:rPr>
          <w:rFonts w:hint="eastAsia"/>
        </w:rPr>
        <w:t>效果</w:t>
      </w:r>
      <w:r w:rsidRPr="000F56E3">
        <w:t>。</w:t>
      </w:r>
    </w:p>
    <w:p w14:paraId="6833535E" w14:textId="77777777" w:rsidR="00776B7C" w:rsidRPr="000F56E3" w:rsidRDefault="00776B7C" w:rsidP="00D52E28">
      <w:r w:rsidRPr="000F56E3">
        <w:t>具体地，</w:t>
      </w:r>
      <w:r w:rsidRPr="000F56E3">
        <w:t>ZenFS</w:t>
      </w:r>
      <w:r w:rsidRPr="000F56E3">
        <w:t>的实现的主要功能如下：</w:t>
      </w:r>
    </w:p>
    <w:p w14:paraId="14121BC9" w14:textId="77777777" w:rsidR="00776B7C" w:rsidRPr="000F56E3" w:rsidRDefault="00776B7C" w:rsidP="00B25F84">
      <w:pPr>
        <w:pStyle w:val="a0"/>
        <w:numPr>
          <w:ilvl w:val="0"/>
          <w:numId w:val="25"/>
        </w:numPr>
      </w:pPr>
      <w:r w:rsidRPr="000F56E3">
        <w:t>日志和数据分区的管理。</w:t>
      </w:r>
      <w:r w:rsidRPr="000F56E3">
        <w:t>ZenFS</w:t>
      </w:r>
      <w:r w:rsidRPr="000F56E3">
        <w:t>定义了两种类型的分区：日志分区和</w:t>
      </w:r>
      <w:r w:rsidRPr="000F56E3">
        <w:lastRenderedPageBreak/>
        <w:t>数据分区。日志分区用于维护文件系统的状态，包括超级块数据结构和</w:t>
      </w:r>
      <w:r w:rsidRPr="000F56E3">
        <w:t>WAL</w:t>
      </w:r>
      <w:r w:rsidRPr="000F56E3">
        <w:t>。数据分区则用于存储文件内容，它们被映射到一系列连续的区域，这些区域是按顺序写入的。</w:t>
      </w:r>
    </w:p>
    <w:p w14:paraId="15C0B14F" w14:textId="77777777" w:rsidR="00776B7C" w:rsidRPr="000F56E3" w:rsidRDefault="00776B7C" w:rsidP="00B25F84">
      <w:pPr>
        <w:pStyle w:val="a0"/>
      </w:pPr>
      <w:r w:rsidRPr="000F56E3">
        <w:t>超级块的作用与恢复。超级块是</w:t>
      </w:r>
      <w:r w:rsidRPr="000F56E3">
        <w:t>ZenFS</w:t>
      </w:r>
      <w:r w:rsidRPr="000F56E3">
        <w:t>从磁盘初始化和恢复状态的关键。它包含了文件系统实例的唯一标识符、魔术值和用户定义的选项。在系统启动或文件系统挂载时，超级块提供了恢复所需的基本信息。</w:t>
      </w:r>
    </w:p>
    <w:p w14:paraId="1C5EDB86" w14:textId="77777777" w:rsidR="00776B7C" w:rsidRPr="000F56E3" w:rsidRDefault="00776B7C" w:rsidP="00B25F84">
      <w:pPr>
        <w:pStyle w:val="a0"/>
      </w:pPr>
      <w:r w:rsidRPr="000F56E3">
        <w:t>日志状态的维护与恢复。</w:t>
      </w:r>
      <w:r w:rsidRPr="000F56E3">
        <w:t>ZenFS</w:t>
      </w:r>
      <w:r w:rsidRPr="000F56E3">
        <w:t>的日志负责维护超级块和</w:t>
      </w:r>
      <w:r w:rsidRPr="000F56E3">
        <w:t>WAL</w:t>
      </w:r>
      <w:r w:rsidRPr="000F56E3">
        <w:t>及数据文件到分区的映射。日志状态存储在专用的日志分区上，并使用特定的区域进行更新。恢复日志状态需要确定活动日志区域、读取日志头和应用日志更新。</w:t>
      </w:r>
    </w:p>
    <w:p w14:paraId="7E186384" w14:textId="2C7F7DCA" w:rsidR="00776B7C" w:rsidRPr="000F56E3" w:rsidRDefault="00D862B7" w:rsidP="00B25F84">
      <w:pPr>
        <w:pStyle w:val="a0"/>
      </w:pPr>
      <w:r w:rsidRPr="000F56E3">
        <w:t>Zone</w:t>
      </w:r>
      <w:r w:rsidR="00776B7C" w:rsidRPr="000F56E3">
        <w:t>的分配。</w:t>
      </w:r>
      <w:r w:rsidR="00776B7C" w:rsidRPr="000F56E3">
        <w:t>ZenFS</w:t>
      </w:r>
      <w:r w:rsidR="00776B7C" w:rsidRPr="000F56E3">
        <w:t>采用</w:t>
      </w:r>
      <w:r w:rsidR="00776B7C" w:rsidRPr="000F56E3">
        <w:t>“write lifetime hints”</w:t>
      </w:r>
      <w:r w:rsidR="00776B7C" w:rsidRPr="000F56E3">
        <w:t>（</w:t>
      </w:r>
      <w:r w:rsidR="00776B7C" w:rsidRPr="000F56E3">
        <w:t>WLTH</w:t>
      </w:r>
      <w:r w:rsidR="00776B7C" w:rsidRPr="000F56E3">
        <w:t>）算法选择最佳的区域来存储</w:t>
      </w:r>
      <w:r w:rsidR="00776B7C" w:rsidRPr="000F56E3">
        <w:t>RocksDB</w:t>
      </w:r>
      <w:r w:rsidR="00776B7C" w:rsidRPr="000F56E3">
        <w:t>数据文件。它</w:t>
      </w:r>
      <w:r w:rsidR="00404374" w:rsidRPr="000F56E3">
        <w:t>按照</w:t>
      </w:r>
      <w:r w:rsidR="00776B7C" w:rsidRPr="000F56E3">
        <w:t>文件的生命周期和区域内存储数据的最大生命周期</w:t>
      </w:r>
      <w:r w:rsidR="00C15894" w:rsidRPr="000F56E3">
        <w:t>进行分配，尽可能不增加</w:t>
      </w:r>
      <w:r w:rsidR="00C15894" w:rsidRPr="000F56E3">
        <w:t xml:space="preserve"> Zone</w:t>
      </w:r>
      <w:r w:rsidR="00C15894" w:rsidRPr="000F56E3">
        <w:t>内数据的生命周期</w:t>
      </w:r>
      <w:r w:rsidR="00776B7C" w:rsidRPr="000F56E3">
        <w:t>。</w:t>
      </w:r>
    </w:p>
    <w:p w14:paraId="08AEB5DE" w14:textId="28827358" w:rsidR="00776B7C" w:rsidRPr="000F56E3" w:rsidRDefault="0025442F" w:rsidP="00B25F84">
      <w:pPr>
        <w:pStyle w:val="a0"/>
      </w:pPr>
      <w:r w:rsidRPr="000F56E3">
        <w:t>Zone</w:t>
      </w:r>
      <w:r w:rsidRPr="000F56E3">
        <w:t>写满阈值的自定义</w:t>
      </w:r>
      <w:r w:rsidR="00776B7C" w:rsidRPr="000F56E3">
        <w:t>与性能优化。</w:t>
      </w:r>
      <w:r w:rsidR="00776B7C" w:rsidRPr="000F56E3">
        <w:t>ZenFS</w:t>
      </w:r>
      <w:r w:rsidR="00776B7C" w:rsidRPr="000F56E3">
        <w:t>允许用户配置数据区域写满的阈值，即指定区域剩余容量的百分比</w:t>
      </w:r>
      <w:r w:rsidR="00013345" w:rsidRPr="000F56E3">
        <w:t>来</w:t>
      </w:r>
      <w:r w:rsidR="00776B7C" w:rsidRPr="000F56E3">
        <w:t>控制文件大小和优化空间利用率的能力。此外，</w:t>
      </w:r>
      <w:r w:rsidR="00776B7C" w:rsidRPr="000F56E3">
        <w:t>ZenFS</w:t>
      </w:r>
      <w:r w:rsidR="00776B7C" w:rsidRPr="000F56E3">
        <w:t>通过直接</w:t>
      </w:r>
      <w:r w:rsidR="00776B7C" w:rsidRPr="000F56E3">
        <w:t>I/O</w:t>
      </w:r>
      <w:r w:rsidR="00776B7C" w:rsidRPr="000F56E3">
        <w:t>和缓冲写入技术，</w:t>
      </w:r>
      <w:r w:rsidR="003B59DC" w:rsidRPr="000F56E3">
        <w:t>一定程度</w:t>
      </w:r>
      <w:r w:rsidR="00AD37DD" w:rsidRPr="000F56E3">
        <w:t>保证</w:t>
      </w:r>
      <w:r w:rsidR="00776B7C" w:rsidRPr="000F56E3">
        <w:t>了数据写入的效率。</w:t>
      </w:r>
    </w:p>
    <w:p w14:paraId="3183C351" w14:textId="49BEF558" w:rsidR="00776B7C" w:rsidRPr="000F56E3" w:rsidRDefault="00776B7C" w:rsidP="00D52E28">
      <w:r w:rsidRPr="000F56E3">
        <w:t>ZenFS</w:t>
      </w:r>
      <w:r w:rsidR="0089706B">
        <w:rPr>
          <w:rFonts w:hint="eastAsia"/>
        </w:rPr>
        <w:t>使得</w:t>
      </w:r>
      <w:r w:rsidRPr="000F56E3">
        <w:t>RocksDB</w:t>
      </w:r>
      <w:r w:rsidRPr="000F56E3">
        <w:t>能够</w:t>
      </w:r>
      <w:r w:rsidR="00E947EA">
        <w:rPr>
          <w:rFonts w:hint="eastAsia"/>
        </w:rPr>
        <w:t>基于</w:t>
      </w:r>
      <w:r w:rsidR="003452FB" w:rsidRPr="000F56E3">
        <w:t>ZNS SSD</w:t>
      </w:r>
      <w:r w:rsidR="003452FB" w:rsidRPr="000F56E3">
        <w:t>设备</w:t>
      </w:r>
      <w:r w:rsidR="00FC7C9E" w:rsidRPr="000F56E3">
        <w:t>运行</w:t>
      </w:r>
      <w:r w:rsidR="00DF09E4" w:rsidRPr="000F56E3">
        <w:t>且</w:t>
      </w:r>
      <w:r w:rsidRPr="000F56E3">
        <w:t>保持</w:t>
      </w:r>
      <w:r w:rsidRPr="000F56E3">
        <w:t>RocksDB</w:t>
      </w:r>
      <w:r w:rsidRPr="000F56E3">
        <w:t>的高性能特性和灵活性。</w:t>
      </w:r>
      <w:r w:rsidRPr="000F56E3">
        <w:t>ZenFS</w:t>
      </w:r>
      <w:r w:rsidRPr="000F56E3">
        <w:t>的设计与</w:t>
      </w:r>
      <w:r w:rsidRPr="000F56E3">
        <w:t>RocksDB</w:t>
      </w:r>
      <w:r w:rsidRPr="000F56E3">
        <w:t>紧密集成，优化了数据的存储和访问过程，提高了系统的</w:t>
      </w:r>
      <w:r w:rsidR="004600D1">
        <w:rPr>
          <w:rFonts w:hint="eastAsia"/>
        </w:rPr>
        <w:t>整体</w:t>
      </w:r>
      <w:r w:rsidRPr="000F56E3">
        <w:t>性能。</w:t>
      </w:r>
    </w:p>
    <w:p w14:paraId="41485C9F" w14:textId="65FB698C" w:rsidR="00D71FFF" w:rsidRPr="000F56E3" w:rsidRDefault="00D71FFF" w:rsidP="00D52E28">
      <w:pPr>
        <w:pStyle w:val="2"/>
        <w:spacing w:before="120" w:after="120"/>
      </w:pPr>
      <w:bookmarkStart w:id="55" w:name="_Toc167152994"/>
      <w:r w:rsidRPr="000F56E3">
        <w:t>问题分析</w:t>
      </w:r>
      <w:bookmarkEnd w:id="55"/>
    </w:p>
    <w:p w14:paraId="1016145C" w14:textId="00DCF550" w:rsidR="00D71FFF" w:rsidRPr="000F56E3" w:rsidRDefault="00D71FFF" w:rsidP="00D52E28">
      <w:r w:rsidRPr="000F56E3">
        <w:t>RocksD</w:t>
      </w:r>
      <w:r w:rsidR="00326E7C" w:rsidRPr="000F56E3">
        <w:t>B</w:t>
      </w:r>
      <w:r w:rsidR="00496CB3">
        <w:rPr>
          <w:rFonts w:hint="eastAsia"/>
        </w:rPr>
        <w:t>以</w:t>
      </w:r>
      <w:r w:rsidR="00326E7C" w:rsidRPr="000F56E3">
        <w:t>ZenFS</w:t>
      </w:r>
      <w:r w:rsidR="00326E7C" w:rsidRPr="000F56E3">
        <w:t>作为存储后端</w:t>
      </w:r>
      <w:r w:rsidR="00AA636B">
        <w:rPr>
          <w:rFonts w:hint="eastAsia"/>
        </w:rPr>
        <w:t>支持</w:t>
      </w:r>
      <w:r w:rsidRPr="000F56E3">
        <w:t>ZNS</w:t>
      </w:r>
      <w:r w:rsidRPr="000F56E3">
        <w:t>后，在吞吐量，延迟稳定性，寿命等诸多方面都取得了一定的进展，然而，</w:t>
      </w:r>
      <w:r w:rsidRPr="000F56E3">
        <w:t>RocksDB+ZenFS</w:t>
      </w:r>
      <w:r w:rsidRPr="000F56E3">
        <w:t>的实现仍存在一些</w:t>
      </w:r>
      <w:r w:rsidR="007073B8">
        <w:rPr>
          <w:rFonts w:hint="eastAsia"/>
        </w:rPr>
        <w:t>不足</w:t>
      </w:r>
      <w:r w:rsidRPr="000F56E3">
        <w:t>。</w:t>
      </w:r>
    </w:p>
    <w:p w14:paraId="3A17C3AC" w14:textId="77777777" w:rsidR="00D71FFF" w:rsidRPr="000F56E3" w:rsidRDefault="00D71FFF" w:rsidP="00D52E28">
      <w:pPr>
        <w:pStyle w:val="3"/>
      </w:pPr>
      <w:r w:rsidRPr="000F56E3">
        <w:t>WAL</w:t>
      </w:r>
    </w:p>
    <w:p w14:paraId="3CBA6471" w14:textId="77777777" w:rsidR="00D71FFF" w:rsidRPr="000F56E3" w:rsidRDefault="00D71FFF" w:rsidP="00D52E28">
      <w:r w:rsidRPr="000F56E3">
        <w:t>写前日志（</w:t>
      </w:r>
      <w:r w:rsidRPr="000F56E3">
        <w:t>Write-Ahead Logging</w:t>
      </w:r>
      <w:r w:rsidRPr="000F56E3">
        <w:t>，</w:t>
      </w:r>
      <w:r w:rsidRPr="000F56E3">
        <w:t>WAL</w:t>
      </w:r>
      <w:r w:rsidRPr="000F56E3">
        <w:t>）是计算机科学中一种用于确保数据库系统原子性和持久性的技术。是指在应用修改之前将所有修改记录在日志中，为崩溃和事务恢复提供机制。现代文件系统通常使用</w:t>
      </w:r>
      <w:r w:rsidRPr="000F56E3">
        <w:t>WAL</w:t>
      </w:r>
      <w:r w:rsidRPr="000F56E3">
        <w:t>的变体，例如日志记</w:t>
      </w:r>
      <w:r w:rsidRPr="000F56E3">
        <w:lastRenderedPageBreak/>
        <w:t>录，用于元数据更新。</w:t>
      </w:r>
    </w:p>
    <w:p w14:paraId="55AC1D6A" w14:textId="68E17E86" w:rsidR="00D71FFF" w:rsidRPr="000F56E3" w:rsidRDefault="00D71FFF" w:rsidP="00D52E28">
      <w:r w:rsidRPr="000F56E3">
        <w:t>而对于</w:t>
      </w:r>
      <w:r w:rsidRPr="000F56E3">
        <w:t>LSM-Tree</w:t>
      </w:r>
      <w:r w:rsidRPr="000F56E3">
        <w:t>型存储引擎，使用</w:t>
      </w:r>
      <w:r w:rsidRPr="000F56E3">
        <w:t>WAL</w:t>
      </w:r>
      <w:r w:rsidRPr="000F56E3">
        <w:t>的具体情形如下：在写入易失性的</w:t>
      </w:r>
      <w:r w:rsidRPr="000F56E3">
        <w:t>MemTable</w:t>
      </w:r>
      <w:r w:rsidRPr="000F56E3">
        <w:t>时，如果发生电源故障，则无法保留数据。为解决这种由于断电等原因造成的</w:t>
      </w:r>
      <w:r w:rsidR="00F84701" w:rsidRPr="000F56E3">
        <w:t>数据丢失</w:t>
      </w:r>
      <w:r w:rsidRPr="000F56E3">
        <w:t>问题，存储引擎往往会在持久化存储设备中维护一个预写日志（</w:t>
      </w:r>
      <w:r w:rsidRPr="000F56E3">
        <w:t>WAL</w:t>
      </w:r>
      <w:r w:rsidRPr="000F56E3">
        <w:t>）。首先，将</w:t>
      </w:r>
      <w:r w:rsidRPr="000F56E3">
        <w:t>put</w:t>
      </w:r>
      <w:r w:rsidRPr="000F56E3">
        <w:t>（写入）请求的记录存储在</w:t>
      </w:r>
      <w:r w:rsidRPr="000F56E3">
        <w:t>WAL</w:t>
      </w:r>
      <w:r w:rsidRPr="000F56E3">
        <w:t>中，然后将其写入到内存的</w:t>
      </w:r>
      <w:r w:rsidRPr="000F56E3">
        <w:t>MemTable</w:t>
      </w:r>
      <w:r w:rsidRPr="000F56E3">
        <w:t>中。在需要进行数据恢复的时候，按顺序读取所有</w:t>
      </w:r>
      <w:r w:rsidRPr="000F56E3">
        <w:t>WAL</w:t>
      </w:r>
      <w:r w:rsidRPr="000F56E3">
        <w:t>数据，依次执行对应操作来恢复内存中的</w:t>
      </w:r>
      <w:r w:rsidRPr="000F56E3">
        <w:t>memtable</w:t>
      </w:r>
      <w:r w:rsidRPr="000F56E3">
        <w:t>。因为，在</w:t>
      </w:r>
      <w:r w:rsidRPr="000F56E3">
        <w:t>LSM-Tree</w:t>
      </w:r>
      <w:r w:rsidRPr="000F56E3">
        <w:t>中，只有对</w:t>
      </w:r>
      <w:r w:rsidR="006509B5">
        <w:rPr>
          <w:rFonts w:hint="eastAsia"/>
        </w:rPr>
        <w:t>键值</w:t>
      </w:r>
      <w:r w:rsidRPr="000F56E3">
        <w:t>对的最新更改是有效的，</w:t>
      </w:r>
      <w:r w:rsidR="005429CD">
        <w:rPr>
          <w:rFonts w:hint="eastAsia"/>
        </w:rPr>
        <w:t>所以</w:t>
      </w:r>
      <w:r w:rsidRPr="000F56E3">
        <w:t>WAL</w:t>
      </w:r>
      <w:r w:rsidRPr="000F56E3">
        <w:t>中的记录必须按顺序</w:t>
      </w:r>
      <w:r w:rsidR="00F674EA">
        <w:rPr>
          <w:rFonts w:hint="eastAsia"/>
        </w:rPr>
        <w:t>保存</w:t>
      </w:r>
      <w:r w:rsidRPr="000F56E3">
        <w:t>。</w:t>
      </w:r>
    </w:p>
    <w:p w14:paraId="46F14798" w14:textId="54932B92" w:rsidR="00D71FFF" w:rsidRPr="000F56E3" w:rsidRDefault="00D71FFF" w:rsidP="00D52E28">
      <w:r w:rsidRPr="000F56E3">
        <w:t>然而，这种设计可能导致频繁的小</w:t>
      </w:r>
      <w:r w:rsidR="00496CB3">
        <w:rPr>
          <w:rFonts w:hint="eastAsia"/>
        </w:rPr>
        <w:t>文件</w:t>
      </w:r>
      <w:r w:rsidRPr="000F56E3">
        <w:t>写入操作，成为性能瓶颈，因此，</w:t>
      </w:r>
      <w:r w:rsidRPr="000F56E3">
        <w:t>WAL</w:t>
      </w:r>
      <w:r w:rsidRPr="000F56E3">
        <w:t>对于实现高写入吞吐量至关重要。一方面，因为</w:t>
      </w:r>
      <w:r w:rsidRPr="000F56E3">
        <w:t>LSM</w:t>
      </w:r>
      <w:r w:rsidRPr="000F56E3">
        <w:t>树通常部署在快速且高度并行的</w:t>
      </w:r>
      <w:r w:rsidRPr="000F56E3">
        <w:t>NVMe</w:t>
      </w:r>
      <w:r w:rsidRPr="000F56E3">
        <w:t>闪存</w:t>
      </w:r>
      <w:r w:rsidRPr="000F56E3">
        <w:t>SSD</w:t>
      </w:r>
      <w:r w:rsidRPr="000F56E3">
        <w:t>上，使用</w:t>
      </w:r>
      <w:r w:rsidRPr="000F56E3">
        <w:t>NVMe</w:t>
      </w:r>
      <w:r w:rsidRPr="000F56E3">
        <w:t>时，</w:t>
      </w:r>
      <w:r w:rsidRPr="000F56E3">
        <w:t>SSD</w:t>
      </w:r>
      <w:r w:rsidRPr="000F56E3">
        <w:t>会发出内部管理操作，这些操作与</w:t>
      </w:r>
      <w:r w:rsidRPr="000F56E3">
        <w:t>LSM</w:t>
      </w:r>
      <w:r w:rsidRPr="000F56E3">
        <w:t>树竞争存储资源。这种竞争导致吞吐量不稳定。另一方面，在多线程环境中，还会发生锁争用，导致写入延迟。</w:t>
      </w:r>
    </w:p>
    <w:p w14:paraId="5E073AED" w14:textId="3D96872A" w:rsidR="0038201C" w:rsidRPr="000F56E3" w:rsidRDefault="00D71FFF" w:rsidP="00D52E28">
      <w:r w:rsidRPr="000F56E3">
        <w:t>解决上述问题的一种流行的方法是批量写入</w:t>
      </w:r>
      <w:r w:rsidR="00D74BD2" w:rsidRPr="000F56E3">
        <w:t>，</w:t>
      </w:r>
      <w:r w:rsidRPr="000F56E3">
        <w:t>RocksDB</w:t>
      </w:r>
      <w:r w:rsidRPr="000F56E3">
        <w:t>中</w:t>
      </w:r>
      <w:r w:rsidR="0029144C" w:rsidRPr="000F56E3">
        <w:t>也实现了这一技术，具体如图</w:t>
      </w:r>
      <w:r w:rsidR="00B97540" w:rsidRPr="000F56E3">
        <w:t>3-2</w:t>
      </w:r>
      <w:r w:rsidR="0029144C" w:rsidRPr="000F56E3">
        <w:t>所示</w:t>
      </w:r>
      <w:r w:rsidRPr="000F56E3">
        <w:t>。该过程动态选择多个具有待处理</w:t>
      </w:r>
      <w:r w:rsidRPr="000F56E3">
        <w:t xml:space="preserve"> put </w:t>
      </w:r>
      <w:r w:rsidRPr="000F56E3">
        <w:t>请求的工作线程中的一个领导线程，收集所有剩余的记录，并让领导线程代表其他工作线程一次性写入它们。然而，这种技术并没有改善（甚至加剧了）尾延迟问题。在收集和写入这些记录的过程中，批处理中的所有记录共享写入时间，可能会增加单个写入的等待时间，尤其是当该条记录较大时。</w:t>
      </w:r>
    </w:p>
    <w:p w14:paraId="3749F75B" w14:textId="658D19DC" w:rsidR="00374433" w:rsidRPr="000F56E3" w:rsidRDefault="0082707E" w:rsidP="008E7FC5">
      <w:pPr>
        <w:jc w:val="center"/>
      </w:pPr>
      <w:r w:rsidRPr="000F56E3">
        <w:rPr>
          <w:noProof/>
        </w:rPr>
        <w:drawing>
          <wp:inline distT="0" distB="0" distL="0" distR="0" wp14:anchorId="627D3A76" wp14:editId="2E300E8D">
            <wp:extent cx="4171950" cy="2216348"/>
            <wp:effectExtent l="0" t="0" r="0" b="0"/>
            <wp:docPr id="15" name="图形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形 15"/>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4188640" cy="2225215"/>
                    </a:xfrm>
                    <a:prstGeom prst="rect">
                      <a:avLst/>
                    </a:prstGeom>
                  </pic:spPr>
                </pic:pic>
              </a:graphicData>
            </a:graphic>
          </wp:inline>
        </w:drawing>
      </w:r>
    </w:p>
    <w:p w14:paraId="0C6D74D6" w14:textId="5C52783F" w:rsidR="00371CC3" w:rsidRPr="000F56E3" w:rsidRDefault="00330413" w:rsidP="00D52E28">
      <w:pPr>
        <w:pStyle w:val="a7"/>
      </w:pPr>
      <w:r w:rsidRPr="000F56E3">
        <w:t>图</w:t>
      </w:r>
      <w:r w:rsidR="000753CC" w:rsidRPr="000F56E3">
        <w:t>3-2</w:t>
      </w:r>
      <w:r w:rsidR="00B27172" w:rsidRPr="000F56E3">
        <w:t xml:space="preserve"> </w:t>
      </w:r>
      <w:r w:rsidR="00965706" w:rsidRPr="000F56E3">
        <w:t xml:space="preserve"> </w:t>
      </w:r>
      <w:r w:rsidR="00E11676" w:rsidRPr="000F56E3">
        <w:t>RocksDB</w:t>
      </w:r>
      <w:r w:rsidR="00E11676" w:rsidRPr="000F56E3">
        <w:t>的</w:t>
      </w:r>
      <w:r w:rsidR="00B27172" w:rsidRPr="000F56E3">
        <w:t>批量写入</w:t>
      </w:r>
      <w:r w:rsidR="00107F1C" w:rsidRPr="000F56E3">
        <w:t>时序图</w:t>
      </w:r>
    </w:p>
    <w:p w14:paraId="440A7361" w14:textId="224528E5" w:rsidR="0080683B" w:rsidRPr="000F56E3" w:rsidRDefault="00D71FFF" w:rsidP="00D52E28">
      <w:r w:rsidRPr="000F56E3">
        <w:lastRenderedPageBreak/>
        <w:t>ZNS</w:t>
      </w:r>
      <w:r w:rsidRPr="000F56E3">
        <w:t>虽然能改善了</w:t>
      </w:r>
      <w:r w:rsidRPr="000F56E3">
        <w:t>LSM</w:t>
      </w:r>
      <w:r w:rsidRPr="000F56E3">
        <w:t>树吞吐量，使得延迟更稳定，但它对</w:t>
      </w:r>
      <w:r w:rsidRPr="000F56E3">
        <w:t>LSM</w:t>
      </w:r>
      <w:r w:rsidRPr="000F56E3">
        <w:t>树的</w:t>
      </w:r>
      <w:r w:rsidRPr="000F56E3">
        <w:t>WAL</w:t>
      </w:r>
      <w:r w:rsidRPr="000F56E3">
        <w:t>组件等其他组件造成了</w:t>
      </w:r>
      <w:r w:rsidR="004D1DC1">
        <w:rPr>
          <w:rFonts w:hint="eastAsia"/>
        </w:rPr>
        <w:t>严重</w:t>
      </w:r>
      <w:r w:rsidRPr="000F56E3">
        <w:t>的写入</w:t>
      </w:r>
      <w:r w:rsidR="001D3A4E">
        <w:rPr>
          <w:rFonts w:hint="eastAsia"/>
        </w:rPr>
        <w:t>效率</w:t>
      </w:r>
      <w:r w:rsidRPr="000F56E3">
        <w:t>挑战。主要原因是</w:t>
      </w:r>
      <w:r w:rsidRPr="000F56E3">
        <w:t>ZNS</w:t>
      </w:r>
      <w:r w:rsidRPr="000F56E3">
        <w:t>严格禁止随机写，禁止应用程序同时向同一区域发出写入</w:t>
      </w:r>
      <w:r w:rsidRPr="000F56E3">
        <w:t>I/O</w:t>
      </w:r>
      <w:r w:rsidRPr="000F56E3">
        <w:t>。</w:t>
      </w:r>
      <w:r w:rsidR="00124CB7">
        <w:rPr>
          <w:rFonts w:hint="eastAsia"/>
        </w:rPr>
        <w:t>且</w:t>
      </w:r>
      <w:r w:rsidR="00F01D04">
        <w:rPr>
          <w:rFonts w:hint="eastAsia"/>
        </w:rPr>
        <w:t>W</w:t>
      </w:r>
      <w:r w:rsidR="00F01D04">
        <w:t>AL</w:t>
      </w:r>
      <w:r w:rsidR="00F01D04">
        <w:rPr>
          <w:rFonts w:hint="eastAsia"/>
        </w:rPr>
        <w:t>往往集中存储在单一区域内，</w:t>
      </w:r>
      <w:r w:rsidR="00FF70AE">
        <w:rPr>
          <w:rFonts w:hint="eastAsia"/>
        </w:rPr>
        <w:t>这导致</w:t>
      </w:r>
      <w:r w:rsidRPr="000F56E3">
        <w:t>WAL</w:t>
      </w:r>
      <w:r w:rsidR="0014142D">
        <w:rPr>
          <w:rFonts w:hint="eastAsia"/>
        </w:rPr>
        <w:t>的写入</w:t>
      </w:r>
      <w:r w:rsidRPr="000F56E3">
        <w:t>操作是串行化的，仅有</w:t>
      </w:r>
      <w:r w:rsidR="003E5186">
        <w:rPr>
          <w:rFonts w:hint="eastAsia"/>
        </w:rPr>
        <w:t>一</w:t>
      </w:r>
      <w:r w:rsidRPr="000F56E3">
        <w:t>个</w:t>
      </w:r>
      <w:r w:rsidR="004B138D">
        <w:rPr>
          <w:rFonts w:hint="eastAsia"/>
        </w:rPr>
        <w:t>写入</w:t>
      </w:r>
      <w:r w:rsidR="000855A2">
        <w:rPr>
          <w:rFonts w:hint="eastAsia"/>
        </w:rPr>
        <w:t>操作</w:t>
      </w:r>
      <w:r w:rsidR="00D9356B">
        <w:rPr>
          <w:rFonts w:hint="eastAsia"/>
        </w:rPr>
        <w:t>同时处理</w:t>
      </w:r>
      <w:r w:rsidR="00B83A89">
        <w:rPr>
          <w:rFonts w:hint="eastAsia"/>
        </w:rPr>
        <w:t>这</w:t>
      </w:r>
      <w:r w:rsidRPr="000F56E3">
        <w:t>限制了</w:t>
      </w:r>
      <w:r w:rsidRPr="000F56E3">
        <w:t>WAL</w:t>
      </w:r>
      <w:r w:rsidRPr="000F56E3">
        <w:t>的吞吐量</w:t>
      </w:r>
      <w:r w:rsidR="00C919B6">
        <w:rPr>
          <w:rFonts w:hint="eastAsia"/>
        </w:rPr>
        <w:t>，进而影响了</w:t>
      </w:r>
      <w:r w:rsidR="008E51C9">
        <w:rPr>
          <w:rFonts w:hint="eastAsia"/>
        </w:rPr>
        <w:t>整个存储引擎的</w:t>
      </w:r>
      <w:r w:rsidR="004116DD">
        <w:rPr>
          <w:rFonts w:hint="eastAsia"/>
        </w:rPr>
        <w:t>并发</w:t>
      </w:r>
      <w:r w:rsidR="00C919B6">
        <w:rPr>
          <w:rFonts w:hint="eastAsia"/>
        </w:rPr>
        <w:t>写入效率</w:t>
      </w:r>
      <w:r w:rsidRPr="000F56E3">
        <w:t>。另一方面，批量写入的解决方案本身带来的长尾延迟效应，削减了</w:t>
      </w:r>
      <w:r w:rsidRPr="000F56E3">
        <w:t>ZNS</w:t>
      </w:r>
      <w:r w:rsidRPr="000F56E3">
        <w:t>带来的延迟降低效果。</w:t>
      </w:r>
      <w:r w:rsidR="0053084F" w:rsidRPr="000F56E3">
        <w:t>因此</w:t>
      </w:r>
      <w:r w:rsidRPr="000F56E3">
        <w:t>，</w:t>
      </w:r>
      <w:r w:rsidRPr="000F56E3">
        <w:t>ZNS</w:t>
      </w:r>
      <w:r w:rsidRPr="000F56E3">
        <w:t>没有展现出应有的性能优势。</w:t>
      </w:r>
    </w:p>
    <w:p w14:paraId="6E5D846B" w14:textId="7A295340" w:rsidR="00D71FFF" w:rsidRPr="000F56E3" w:rsidRDefault="00D71FFF" w:rsidP="00D52E28">
      <w:pPr>
        <w:pStyle w:val="3"/>
      </w:pPr>
      <w:r w:rsidRPr="000F56E3">
        <w:t>Z</w:t>
      </w:r>
      <w:r w:rsidR="00907F8F">
        <w:rPr>
          <w:rFonts w:hint="eastAsia"/>
        </w:rPr>
        <w:t>one</w:t>
      </w:r>
      <w:r w:rsidR="00907F8F">
        <w:t xml:space="preserve"> </w:t>
      </w:r>
      <w:r w:rsidRPr="000F56E3">
        <w:t>Append</w:t>
      </w:r>
      <w:r w:rsidRPr="000F56E3">
        <w:t>命令</w:t>
      </w:r>
    </w:p>
    <w:p w14:paraId="14ADF86E" w14:textId="77777777" w:rsidR="00D71FFF" w:rsidRPr="000F56E3" w:rsidRDefault="00D71FFF" w:rsidP="00D52E28">
      <w:r w:rsidRPr="000F56E3">
        <w:t>为了解决写入</w:t>
      </w:r>
      <w:r w:rsidRPr="000F56E3">
        <w:t>I/O</w:t>
      </w:r>
      <w:r w:rsidRPr="000F56E3">
        <w:t>的吞吐量限制，</w:t>
      </w:r>
      <w:r w:rsidRPr="000F56E3">
        <w:t>ZNS</w:t>
      </w:r>
      <w:r w:rsidRPr="000F56E3">
        <w:t>引入了一种称为区追加的操作。</w:t>
      </w:r>
      <w:r w:rsidRPr="000F56E3">
        <w:t>Zone Append</w:t>
      </w:r>
      <w:r w:rsidRPr="000F56E3">
        <w:t>命令允许主机系统将数据附加到指定区域（</w:t>
      </w:r>
      <w:r w:rsidRPr="000F56E3">
        <w:t>Zone</w:t>
      </w:r>
      <w:r w:rsidRPr="000F56E3">
        <w:t>）的末尾，而无需在写入之前执行擦除操作。这与传统的随机写入方式不同，后者通常需要先擦除闪存单元，然后才能写入新的数据。</w:t>
      </w:r>
      <w:r w:rsidRPr="000F56E3">
        <w:t>Append</w:t>
      </w:r>
      <w:r w:rsidRPr="000F56E3">
        <w:t>命令最大的特点在于，不会在</w:t>
      </w:r>
      <w:r w:rsidRPr="000F56E3">
        <w:t xml:space="preserve"> I/O </w:t>
      </w:r>
      <w:r w:rsidRPr="000F56E3">
        <w:t>提交请求中指定</w:t>
      </w:r>
      <w:r w:rsidRPr="000F56E3">
        <w:t xml:space="preserve"> LBA</w:t>
      </w:r>
      <w:r w:rsidRPr="000F56E3">
        <w:t>，而固态硬盘会在处理时确定</w:t>
      </w:r>
      <w:r w:rsidRPr="000F56E3">
        <w:t xml:space="preserve"> LBA </w:t>
      </w:r>
      <w:r w:rsidRPr="000F56E3">
        <w:t>并在响应中返回地址。也就是说</w:t>
      </w:r>
      <w:r w:rsidRPr="000F56E3">
        <w:t>Zone Append</w:t>
      </w:r>
      <w:r w:rsidRPr="000F56E3">
        <w:t>命令通常是异步执行的，即应用程序在发送数据追加请求后可以立即继续执行其他操作，而不需要等待数据写入完成。</w:t>
      </w:r>
    </w:p>
    <w:p w14:paraId="24F99C8D" w14:textId="31278D6F" w:rsidR="00902B42" w:rsidRPr="000F56E3" w:rsidRDefault="00D22042" w:rsidP="00D52E28">
      <w:r w:rsidRPr="000F56E3">
        <w:t>因此</w:t>
      </w:r>
      <w:r w:rsidR="00D71FFF" w:rsidRPr="000F56E3">
        <w:t>，</w:t>
      </w:r>
      <w:r w:rsidR="00D71FFF" w:rsidRPr="000F56E3">
        <w:t>Zone Append</w:t>
      </w:r>
      <w:r w:rsidR="00D71FFF" w:rsidRPr="000F56E3">
        <w:t>命令有很好的并发性，能有效增强了小文件顺序写入的吞吐量，使其成为实现</w:t>
      </w:r>
      <w:r w:rsidR="00D71FFF" w:rsidRPr="000F56E3">
        <w:t>WAL</w:t>
      </w:r>
      <w:r w:rsidR="00D71FFF" w:rsidRPr="000F56E3">
        <w:t>的可能的替代方案，能够解决高并发小文件</w:t>
      </w:r>
      <w:r w:rsidR="00221ACD" w:rsidRPr="000F56E3">
        <w:t>（如上文的</w:t>
      </w:r>
      <w:r w:rsidR="00221ACD" w:rsidRPr="000F56E3">
        <w:t>WAL</w:t>
      </w:r>
      <w:r w:rsidR="00221ACD" w:rsidRPr="000F56E3">
        <w:t>）</w:t>
      </w:r>
      <w:r w:rsidR="00D71FFF" w:rsidRPr="000F56E3">
        <w:t>的写入瓶颈问题。然而，使用</w:t>
      </w:r>
      <w:r w:rsidR="00D71FFF" w:rsidRPr="000F56E3">
        <w:t>Append</w:t>
      </w:r>
      <w:r w:rsidR="00D71FFF" w:rsidRPr="000F56E3">
        <w:t>命令仍需克服一些问题，由于</w:t>
      </w:r>
      <w:r w:rsidR="00D71FFF" w:rsidRPr="000F56E3">
        <w:t>Append</w:t>
      </w:r>
      <w:r w:rsidR="00D71FFF" w:rsidRPr="000F56E3">
        <w:t>需要在响应中才返回地址，也就是说，同时到达的写入命令的实际写入顺序是由设备决定的，可能与命令实际发出的顺序相违背，实际存储的是乱序结果。当系统崩溃，需要根据</w:t>
      </w:r>
      <w:r w:rsidR="00D71FFF" w:rsidRPr="000F56E3">
        <w:t>WAL</w:t>
      </w:r>
      <w:r w:rsidR="00D71FFF" w:rsidRPr="000F56E3">
        <w:t>恢复数据时，读取到的是无效的乱序结果。于是，我们通过为每个追加操作添加标识符以及一种</w:t>
      </w:r>
      <w:r w:rsidR="00931BE0" w:rsidRPr="000F56E3">
        <w:t>基于重排序</w:t>
      </w:r>
      <w:r w:rsidR="00D71FFF" w:rsidRPr="000F56E3">
        <w:t>的恢复技术来解决</w:t>
      </w:r>
      <w:r w:rsidR="00D71FFF" w:rsidRPr="000F56E3">
        <w:t>WAL</w:t>
      </w:r>
      <w:r w:rsidR="00D71FFF" w:rsidRPr="000F56E3">
        <w:t>乱序写入问题。</w:t>
      </w:r>
    </w:p>
    <w:p w14:paraId="4349B4B2" w14:textId="6C659432" w:rsidR="005F00CC" w:rsidRPr="000F56E3" w:rsidRDefault="005F00CC" w:rsidP="00D52E28">
      <w:pPr>
        <w:pStyle w:val="2"/>
        <w:spacing w:before="120" w:after="120"/>
      </w:pPr>
      <w:bookmarkStart w:id="56" w:name="_Toc167152995"/>
      <w:r w:rsidRPr="000F56E3">
        <w:t>Z</w:t>
      </w:r>
      <w:r w:rsidR="00BF54FB" w:rsidRPr="000F56E3">
        <w:t>A</w:t>
      </w:r>
      <w:r w:rsidRPr="000F56E3">
        <w:t>FS</w:t>
      </w:r>
      <w:r w:rsidR="00E4757D" w:rsidRPr="000F56E3">
        <w:t>架构</w:t>
      </w:r>
      <w:r w:rsidR="006B149F" w:rsidRPr="000F56E3">
        <w:t>概览</w:t>
      </w:r>
      <w:bookmarkEnd w:id="56"/>
    </w:p>
    <w:p w14:paraId="5AE19247" w14:textId="2D87DC0A" w:rsidR="00E571D3" w:rsidRPr="000F56E3" w:rsidRDefault="00B22BCC" w:rsidP="00D52E28">
      <w:r w:rsidRPr="000F56E3">
        <w:t>本课题基于</w:t>
      </w:r>
      <w:r w:rsidRPr="000F56E3">
        <w:t>SPDK</w:t>
      </w:r>
      <w:r w:rsidR="005A1B5C">
        <w:rPr>
          <w:rFonts w:hint="eastAsia"/>
        </w:rPr>
        <w:t>实现了一个</w:t>
      </w:r>
      <w:r w:rsidR="00C9706D">
        <w:rPr>
          <w:rFonts w:hint="eastAsia"/>
        </w:rPr>
        <w:t>Z</w:t>
      </w:r>
      <w:r w:rsidR="00C9706D">
        <w:t>NS</w:t>
      </w:r>
      <w:r w:rsidR="00C9706D">
        <w:rPr>
          <w:rFonts w:hint="eastAsia"/>
        </w:rPr>
        <w:t>专用</w:t>
      </w:r>
      <w:r w:rsidR="005A1B5C">
        <w:rPr>
          <w:rFonts w:hint="eastAsia"/>
        </w:rPr>
        <w:t>文件系统</w:t>
      </w:r>
      <w:r w:rsidRPr="000F56E3">
        <w:t>——ZAFS</w:t>
      </w:r>
      <w:r w:rsidRPr="000F56E3">
        <w:t>（</w:t>
      </w:r>
      <w:r w:rsidRPr="000F56E3">
        <w:t>Zone Append File System</w:t>
      </w:r>
      <w:r w:rsidRPr="000F56E3">
        <w:t>）。</w:t>
      </w:r>
      <w:r w:rsidR="00E571D3" w:rsidRPr="000F56E3">
        <w:t>总体架构如图</w:t>
      </w:r>
      <w:r w:rsidR="00F8096A" w:rsidRPr="000F56E3">
        <w:t>3-3</w:t>
      </w:r>
      <w:r w:rsidR="00E571D3" w:rsidRPr="000F56E3">
        <w:t>所示。</w:t>
      </w:r>
    </w:p>
    <w:p w14:paraId="783D05D2" w14:textId="607CD6BB" w:rsidR="00A55DAB" w:rsidRPr="000F56E3" w:rsidRDefault="00436E84" w:rsidP="00EF78AE">
      <w:pPr>
        <w:jc w:val="center"/>
      </w:pPr>
      <w:r w:rsidRPr="000F56E3">
        <w:rPr>
          <w:noProof/>
        </w:rPr>
        <w:lastRenderedPageBreak/>
        <w:drawing>
          <wp:inline distT="0" distB="0" distL="0" distR="0" wp14:anchorId="3046C0B1" wp14:editId="6CAA61A2">
            <wp:extent cx="4121482" cy="4882551"/>
            <wp:effectExtent l="0" t="0" r="0" b="0"/>
            <wp:docPr id="8" name="图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形 8"/>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4121482" cy="4882551"/>
                    </a:xfrm>
                    <a:prstGeom prst="rect">
                      <a:avLst/>
                    </a:prstGeom>
                  </pic:spPr>
                </pic:pic>
              </a:graphicData>
            </a:graphic>
          </wp:inline>
        </w:drawing>
      </w:r>
    </w:p>
    <w:p w14:paraId="66CAFCCF" w14:textId="74B9BB27" w:rsidR="00131BA8" w:rsidRPr="000F56E3" w:rsidRDefault="00131BA8" w:rsidP="00D52E28">
      <w:pPr>
        <w:pStyle w:val="a7"/>
      </w:pPr>
      <w:r w:rsidRPr="000F56E3">
        <w:t>图</w:t>
      </w:r>
      <w:r w:rsidR="00880E8E" w:rsidRPr="000F56E3">
        <w:t>3-3</w:t>
      </w:r>
      <w:r w:rsidR="004B5B4B" w:rsidRPr="000F56E3">
        <w:t xml:space="preserve"> ZAFS</w:t>
      </w:r>
      <w:r w:rsidR="004B5B4B" w:rsidRPr="000F56E3">
        <w:t>的架构</w:t>
      </w:r>
    </w:p>
    <w:p w14:paraId="51657F4B" w14:textId="5EDDC889" w:rsidR="000510A4" w:rsidRPr="000F56E3" w:rsidRDefault="000510A4" w:rsidP="00D52E28">
      <w:r w:rsidRPr="000F56E3">
        <w:t>ZAFS</w:t>
      </w:r>
      <w:r w:rsidRPr="000F56E3">
        <w:t>引入</w:t>
      </w:r>
      <w:r w:rsidRPr="000F56E3">
        <w:t>SPDK</w:t>
      </w:r>
      <w:r w:rsidRPr="000F56E3">
        <w:t>绕过</w:t>
      </w:r>
      <w:r w:rsidRPr="000F56E3">
        <w:t>Linux kernel</w:t>
      </w:r>
      <w:r w:rsidRPr="000F56E3">
        <w:t>以直接管理</w:t>
      </w:r>
      <w:r w:rsidRPr="000F56E3">
        <w:t>ZNS SSD</w:t>
      </w:r>
      <w:r w:rsidRPr="000F56E3">
        <w:t>，有效降低了延迟；并且实现了一种</w:t>
      </w:r>
      <w:r w:rsidR="003B6CB6">
        <w:rPr>
          <w:rFonts w:hint="eastAsia"/>
        </w:rPr>
        <w:t>区域友好</w:t>
      </w:r>
      <w:r w:rsidR="00BD33F9" w:rsidRPr="000F56E3">
        <w:t>的</w:t>
      </w:r>
      <w:r w:rsidR="009B68CE" w:rsidRPr="000F56E3">
        <w:t>追加感知</w:t>
      </w:r>
      <w:r w:rsidRPr="000F56E3">
        <w:t>WAL</w:t>
      </w:r>
      <w:r w:rsidRPr="000F56E3">
        <w:t>解决方案</w:t>
      </w:r>
      <w:r w:rsidRPr="000F56E3">
        <w:t>——</w:t>
      </w:r>
      <w:r w:rsidR="00F91041" w:rsidRPr="00F91041">
        <w:t>A2-WAL</w:t>
      </w:r>
      <w:r w:rsidRPr="000F56E3">
        <w:t>，解决了</w:t>
      </w:r>
      <w:r w:rsidRPr="000F56E3">
        <w:t>ZNS</w:t>
      </w:r>
      <w:r w:rsidRPr="000F56E3">
        <w:t>盘内只能串行写入</w:t>
      </w:r>
      <w:r w:rsidRPr="000F56E3">
        <w:t>WAL</w:t>
      </w:r>
      <w:r w:rsidRPr="000F56E3">
        <w:t>造成的写入瓶颈问题。</w:t>
      </w:r>
    </w:p>
    <w:p w14:paraId="36528EFC" w14:textId="79CADA04" w:rsidR="0000300A" w:rsidRPr="000F56E3" w:rsidRDefault="00C71667" w:rsidP="00D52E28">
      <w:pPr>
        <w:pStyle w:val="2"/>
        <w:spacing w:before="120" w:after="120"/>
      </w:pPr>
      <w:bookmarkStart w:id="57" w:name="_Toc167152996"/>
      <w:r w:rsidRPr="000F56E3">
        <w:t>追加感知</w:t>
      </w:r>
      <w:r w:rsidR="002E6275" w:rsidRPr="000F56E3">
        <w:t>型</w:t>
      </w:r>
      <w:r w:rsidR="00FA1C14" w:rsidRPr="000F56E3">
        <w:t>WAL</w:t>
      </w:r>
      <w:bookmarkEnd w:id="57"/>
    </w:p>
    <w:p w14:paraId="6EDD9B12" w14:textId="3337FE93" w:rsidR="00533A39" w:rsidRPr="000F56E3" w:rsidRDefault="00533A39" w:rsidP="00D52E28">
      <w:r w:rsidRPr="000F56E3">
        <w:t>在</w:t>
      </w:r>
      <w:r w:rsidRPr="000F56E3">
        <w:t>ZAFS</w:t>
      </w:r>
      <w:r w:rsidRPr="000F56E3">
        <w:t>中，我们设计了一种适用于</w:t>
      </w:r>
      <w:r w:rsidRPr="000F56E3">
        <w:t>ZNS SSD</w:t>
      </w:r>
      <w:r w:rsidRPr="000F56E3">
        <w:t>的新型</w:t>
      </w:r>
      <w:r w:rsidRPr="000F56E3">
        <w:t>WAL——</w:t>
      </w:r>
      <w:r w:rsidR="00177140" w:rsidRPr="000F56E3">
        <w:t>A2</w:t>
      </w:r>
      <w:r w:rsidR="001C6546" w:rsidRPr="000F56E3">
        <w:t>-</w:t>
      </w:r>
      <w:r w:rsidR="00177140" w:rsidRPr="000F56E3">
        <w:t>WAL</w:t>
      </w:r>
      <w:r w:rsidR="00177140" w:rsidRPr="000F56E3">
        <w:t>（</w:t>
      </w:r>
      <w:r w:rsidR="00F67C5C" w:rsidRPr="000F56E3">
        <w:t>Append</w:t>
      </w:r>
      <w:r w:rsidR="0079313C" w:rsidRPr="000F56E3">
        <w:t>-</w:t>
      </w:r>
      <w:r w:rsidR="008A52F5" w:rsidRPr="000F56E3">
        <w:t>Aware</w:t>
      </w:r>
      <w:r w:rsidR="00F67C5C" w:rsidRPr="000F56E3">
        <w:t xml:space="preserve"> </w:t>
      </w:r>
      <w:r w:rsidRPr="000F56E3">
        <w:t>WAL</w:t>
      </w:r>
      <w:r w:rsidR="00177140" w:rsidRPr="000F56E3">
        <w:t>）</w:t>
      </w:r>
      <w:r w:rsidRPr="000F56E3">
        <w:t>。</w:t>
      </w:r>
      <w:r w:rsidR="007246E3" w:rsidRPr="000F56E3">
        <w:t>并且</w:t>
      </w:r>
      <w:r w:rsidRPr="000F56E3">
        <w:t>，这种针对</w:t>
      </w:r>
      <w:r w:rsidRPr="000F56E3">
        <w:t>WAL</w:t>
      </w:r>
      <w:r w:rsidRPr="000F56E3">
        <w:t>的优化设计不仅限于</w:t>
      </w:r>
      <w:r w:rsidRPr="000F56E3">
        <w:t>LSM-Tree</w:t>
      </w:r>
      <w:r w:rsidRPr="000F56E3">
        <w:t>型的存储引擎</w:t>
      </w:r>
      <w:r w:rsidR="002C0208" w:rsidRPr="000F56E3">
        <w:t>，</w:t>
      </w:r>
      <w:r w:rsidRPr="000F56E3">
        <w:t>对于其他使用</w:t>
      </w:r>
      <w:r w:rsidRPr="000F56E3">
        <w:t>Zone</w:t>
      </w:r>
      <w:r w:rsidRPr="000F56E3">
        <w:t>语义存储</w:t>
      </w:r>
      <w:r w:rsidRPr="000F56E3">
        <w:t>WAL</w:t>
      </w:r>
      <w:r w:rsidRPr="000F56E3">
        <w:t>的数据库，</w:t>
      </w:r>
      <w:r w:rsidR="00733BDB" w:rsidRPr="000F56E3">
        <w:t>A2-WAL</w:t>
      </w:r>
      <w:r w:rsidRPr="000F56E3">
        <w:t>都能发挥作用。但是这些数据库对</w:t>
      </w:r>
      <w:r w:rsidRPr="000F56E3">
        <w:t>ZNS SSD</w:t>
      </w:r>
      <w:r w:rsidRPr="000F56E3">
        <w:t>的支持不够完善，因此，我们将讨论限制</w:t>
      </w:r>
      <w:r w:rsidR="005865DD" w:rsidRPr="000F56E3">
        <w:t>在基于</w:t>
      </w:r>
      <w:r w:rsidRPr="000F56E3">
        <w:t>ZNS</w:t>
      </w:r>
      <w:r w:rsidRPr="000F56E3">
        <w:t>的</w:t>
      </w:r>
      <w:r w:rsidRPr="000F56E3">
        <w:t>LSM</w:t>
      </w:r>
      <w:r w:rsidRPr="000F56E3">
        <w:t>树</w:t>
      </w:r>
      <w:r w:rsidR="000F7B9C" w:rsidRPr="000F56E3">
        <w:t>型</w:t>
      </w:r>
      <w:r w:rsidRPr="000F56E3">
        <w:t>存储引擎</w:t>
      </w:r>
      <w:r w:rsidR="008F4007" w:rsidRPr="000F56E3">
        <w:t>RocksDB</w:t>
      </w:r>
      <w:r w:rsidRPr="000F56E3">
        <w:t>，并使用</w:t>
      </w:r>
      <w:r w:rsidRPr="000F56E3">
        <w:t>ZenFS</w:t>
      </w:r>
      <w:r w:rsidRPr="000F56E3">
        <w:t>作为参考模型，以解释我们为什么以及如何为</w:t>
      </w:r>
      <w:r w:rsidRPr="000F56E3">
        <w:t>ZNS</w:t>
      </w:r>
      <w:r w:rsidRPr="000F56E3">
        <w:t>更改现有的</w:t>
      </w:r>
      <w:r w:rsidRPr="000F56E3">
        <w:t>WAL</w:t>
      </w:r>
      <w:r w:rsidRPr="000F56E3">
        <w:t>设计。后续，我们仍基于</w:t>
      </w:r>
      <w:r w:rsidRPr="000F56E3">
        <w:lastRenderedPageBreak/>
        <w:t>RocksDB</w:t>
      </w:r>
      <w:r w:rsidRPr="000F56E3">
        <w:t>的场景下进行讨论，实现</w:t>
      </w:r>
      <w:r w:rsidR="00CE73A4" w:rsidRPr="000F56E3">
        <w:t>A2-WAL</w:t>
      </w:r>
      <w:r w:rsidR="00CE73A4" w:rsidRPr="000F56E3">
        <w:t>并</w:t>
      </w:r>
      <w:r w:rsidRPr="000F56E3">
        <w:t>集成在</w:t>
      </w:r>
      <w:r w:rsidR="0068356C" w:rsidRPr="000F56E3">
        <w:t>我们的</w:t>
      </w:r>
      <w:r w:rsidRPr="000F56E3">
        <w:t>ZAFS</w:t>
      </w:r>
      <w:r w:rsidRPr="000F56E3">
        <w:t>中。</w:t>
      </w:r>
    </w:p>
    <w:p w14:paraId="0E97604B" w14:textId="7D631D89" w:rsidR="00533A39" w:rsidRPr="000F56E3" w:rsidRDefault="00533A39" w:rsidP="00D52E28">
      <w:r w:rsidRPr="000F56E3">
        <w:t>首先，</w:t>
      </w:r>
      <w:r w:rsidR="009848A5" w:rsidRPr="000F56E3">
        <w:t>A2-</w:t>
      </w:r>
      <w:r w:rsidRPr="000F56E3">
        <w:t>WAL</w:t>
      </w:r>
      <w:r w:rsidRPr="000F56E3">
        <w:t>设计的出发点是基于对</w:t>
      </w:r>
      <w:r w:rsidRPr="000F56E3">
        <w:t>WAL</w:t>
      </w:r>
      <w:r w:rsidRPr="000F56E3">
        <w:t>特性的三点观察：</w:t>
      </w:r>
    </w:p>
    <w:p w14:paraId="553851C5" w14:textId="5E7114F1" w:rsidR="00533A39" w:rsidRPr="000F56E3" w:rsidRDefault="00533A39" w:rsidP="00D52E28">
      <w:r w:rsidRPr="000F56E3">
        <w:t>（</w:t>
      </w:r>
      <w:r w:rsidRPr="000F56E3">
        <w:t>1</w:t>
      </w:r>
      <w:r w:rsidRPr="000F56E3">
        <w:t>）</w:t>
      </w:r>
      <w:r w:rsidRPr="000F56E3">
        <w:t>WALs</w:t>
      </w:r>
      <w:r w:rsidR="00436724" w:rsidRPr="000F56E3">
        <w:t>的写入</w:t>
      </w:r>
      <w:r w:rsidR="00105637" w:rsidRPr="000F56E3">
        <w:t>请求</w:t>
      </w:r>
      <w:r w:rsidR="00436724" w:rsidRPr="000F56E3">
        <w:t>是写入</w:t>
      </w:r>
      <w:r w:rsidR="0006604D">
        <w:rPr>
          <w:rFonts w:hint="eastAsia"/>
        </w:rPr>
        <w:t>密集型</w:t>
      </w:r>
      <w:r w:rsidRPr="000F56E3">
        <w:t>，并主要发出小型写入；</w:t>
      </w:r>
    </w:p>
    <w:p w14:paraId="2FA26353" w14:textId="77777777" w:rsidR="00533A39" w:rsidRPr="000F56E3" w:rsidRDefault="00533A39" w:rsidP="00D52E28">
      <w:r w:rsidRPr="000F56E3">
        <w:t>（</w:t>
      </w:r>
      <w:r w:rsidRPr="000F56E3">
        <w:t>2</w:t>
      </w:r>
      <w:r w:rsidRPr="000F56E3">
        <w:t>）</w:t>
      </w:r>
      <w:r w:rsidRPr="000F56E3">
        <w:t>WALs</w:t>
      </w:r>
      <w:r w:rsidRPr="000F56E3">
        <w:t>仅在数据库恢复期间读取；</w:t>
      </w:r>
    </w:p>
    <w:p w14:paraId="5A22A9B4" w14:textId="2B673349" w:rsidR="00533A39" w:rsidRPr="000F56E3" w:rsidRDefault="00533A39" w:rsidP="00D52E28">
      <w:r w:rsidRPr="000F56E3">
        <w:t>（</w:t>
      </w:r>
      <w:r w:rsidRPr="000F56E3">
        <w:t>3</w:t>
      </w:r>
      <w:r w:rsidRPr="000F56E3">
        <w:t>）</w:t>
      </w:r>
      <w:r w:rsidRPr="000F56E3">
        <w:t>WALs</w:t>
      </w:r>
      <w:r w:rsidRPr="000F56E3">
        <w:t>通常很小</w:t>
      </w:r>
      <w:r w:rsidR="003261B7" w:rsidRPr="000F56E3">
        <w:t>。</w:t>
      </w:r>
    </w:p>
    <w:p w14:paraId="57592465" w14:textId="4861FFB2" w:rsidR="00533A39" w:rsidRPr="000F56E3" w:rsidRDefault="00533A39" w:rsidP="00D52E28">
      <w:r w:rsidRPr="000F56E3">
        <w:t>WAL</w:t>
      </w:r>
      <w:r w:rsidRPr="000F56E3">
        <w:t>的写入操作非常频繁，且写入操作时，由于存储设备对小写入的限制，遇到了性能瓶颈；但是读取操作的发生频率很低，往往在数据库异常关闭，在下次启动时，才会发生数据恢复，进行</w:t>
      </w:r>
      <w:r w:rsidRPr="000F56E3">
        <w:t>WAL</w:t>
      </w:r>
      <w:r w:rsidRPr="000F56E3">
        <w:t>的读取。因此，我们认为以降低读取性能为代价来增加写入性能是可以接受的。</w:t>
      </w:r>
      <w:r w:rsidR="00A94AEA" w:rsidRPr="000F56E3">
        <w:t>ZAFS</w:t>
      </w:r>
      <w:r w:rsidR="00A94AEA" w:rsidRPr="000F56E3">
        <w:t>的</w:t>
      </w:r>
      <w:r w:rsidRPr="000F56E3">
        <w:t>设计目标是提高</w:t>
      </w:r>
      <w:r w:rsidRPr="000F56E3">
        <w:t>WAL</w:t>
      </w:r>
      <w:r w:rsidRPr="000F56E3">
        <w:t>写入性能与并发性，充分利用区追加指令的峰值性能。消除</w:t>
      </w:r>
      <w:r w:rsidRPr="000F56E3">
        <w:t>WAL</w:t>
      </w:r>
      <w:r w:rsidRPr="000F56E3">
        <w:t>只能串行写入带来的性能瓶颈，从而提高存储引擎</w:t>
      </w:r>
      <w:r w:rsidRPr="000F56E3">
        <w:t>Put</w:t>
      </w:r>
      <w:r w:rsidRPr="000F56E3">
        <w:t>操作的效率。</w:t>
      </w:r>
    </w:p>
    <w:p w14:paraId="400052E0" w14:textId="3B4B2F1B" w:rsidR="007742FF" w:rsidRPr="000F56E3" w:rsidRDefault="00533A39" w:rsidP="00D52E28">
      <w:r w:rsidRPr="000F56E3">
        <w:t>在</w:t>
      </w:r>
      <w:r w:rsidRPr="000F56E3">
        <w:t>WAL</w:t>
      </w:r>
      <w:r w:rsidRPr="000F56E3">
        <w:t>中，有四个主要操作：写入，恢复，分配，删除。</w:t>
      </w:r>
    </w:p>
    <w:p w14:paraId="59037CDA" w14:textId="0294A71B" w:rsidR="00B234CD" w:rsidRPr="000F56E3" w:rsidRDefault="00394B60" w:rsidP="00D52E28">
      <w:r w:rsidRPr="000F56E3">
        <w:rPr>
          <w:noProof/>
        </w:rPr>
        <w:drawing>
          <wp:inline distT="0" distB="0" distL="0" distR="0" wp14:anchorId="1A3CCB1D" wp14:editId="685A84F3">
            <wp:extent cx="4954647" cy="3586038"/>
            <wp:effectExtent l="0" t="0" r="0" b="0"/>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4"/>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a:xfrm>
                      <a:off x="0" y="0"/>
                      <a:ext cx="4967233" cy="3595147"/>
                    </a:xfrm>
                    <a:prstGeom prst="rect">
                      <a:avLst/>
                    </a:prstGeom>
                  </pic:spPr>
                </pic:pic>
              </a:graphicData>
            </a:graphic>
          </wp:inline>
        </w:drawing>
      </w:r>
    </w:p>
    <w:p w14:paraId="761DCD04" w14:textId="04E16A24" w:rsidR="00E2541F" w:rsidRPr="000F56E3" w:rsidRDefault="00E2541F" w:rsidP="00D52E28">
      <w:pPr>
        <w:pStyle w:val="a7"/>
      </w:pPr>
      <w:r w:rsidRPr="000F56E3">
        <w:t>图</w:t>
      </w:r>
      <w:r w:rsidR="00A72CB6" w:rsidRPr="000F56E3">
        <w:t>3-4</w:t>
      </w:r>
      <w:r w:rsidR="007457E3" w:rsidRPr="000F56E3">
        <w:t xml:space="preserve"> </w:t>
      </w:r>
      <w:r w:rsidR="001412C7" w:rsidRPr="000F56E3">
        <w:t xml:space="preserve"> </w:t>
      </w:r>
      <w:r w:rsidR="00A2415B" w:rsidRPr="000F56E3">
        <w:t>A2-</w:t>
      </w:r>
      <w:r w:rsidR="00600F08" w:rsidRPr="000F56E3">
        <w:t>WAL</w:t>
      </w:r>
      <w:r w:rsidR="009600BA" w:rsidRPr="000F56E3">
        <w:t xml:space="preserve"> </w:t>
      </w:r>
      <w:r w:rsidR="00953A19" w:rsidRPr="000F56E3">
        <w:t>entry</w:t>
      </w:r>
      <w:r w:rsidR="00600F08" w:rsidRPr="000F56E3">
        <w:t>的字段结构</w:t>
      </w:r>
      <w:r w:rsidR="001D266D" w:rsidRPr="000F56E3">
        <w:t>及其</w:t>
      </w:r>
      <w:r w:rsidR="00E5042C" w:rsidRPr="000F56E3">
        <w:t>写入、恢复流程</w:t>
      </w:r>
    </w:p>
    <w:p w14:paraId="2A752EDC" w14:textId="166B625A" w:rsidR="0044293C" w:rsidRPr="000F56E3" w:rsidRDefault="00C61C68" w:rsidP="00D52E28">
      <w:pPr>
        <w:pStyle w:val="3"/>
      </w:pPr>
      <w:r w:rsidRPr="000F56E3">
        <w:t>WAL</w:t>
      </w:r>
      <w:r w:rsidRPr="000F56E3">
        <w:t>写入</w:t>
      </w:r>
    </w:p>
    <w:p w14:paraId="5D882678" w14:textId="77777777" w:rsidR="00902E95" w:rsidRPr="00D64588" w:rsidRDefault="00B3065E" w:rsidP="00D52E28">
      <w:r w:rsidRPr="00E652FC">
        <w:rPr>
          <w:b/>
          <w:bCs/>
        </w:rPr>
        <w:t>WAL</w:t>
      </w:r>
      <w:r w:rsidRPr="00D64588">
        <w:t xml:space="preserve"> </w:t>
      </w:r>
      <w:r w:rsidRPr="00E652FC">
        <w:rPr>
          <w:b/>
          <w:bCs/>
        </w:rPr>
        <w:t>Header</w:t>
      </w:r>
      <w:r w:rsidRPr="00D64588">
        <w:t xml:space="preserve"> </w:t>
      </w:r>
    </w:p>
    <w:p w14:paraId="0405DD73" w14:textId="13E96192" w:rsidR="00B3065E" w:rsidRPr="000F56E3" w:rsidRDefault="00B3065E" w:rsidP="00D52E28">
      <w:r w:rsidRPr="000F56E3">
        <w:t>所以，</w:t>
      </w:r>
      <w:r w:rsidRPr="000F56E3">
        <w:t xml:space="preserve"> Zone-</w:t>
      </w:r>
      <w:r w:rsidR="00B41AC7" w:rsidRPr="000F56E3">
        <w:t xml:space="preserve">Append </w:t>
      </w:r>
      <w:r w:rsidRPr="000F56E3">
        <w:t>WAL</w:t>
      </w:r>
      <w:r w:rsidRPr="000F56E3">
        <w:t>通过在每个</w:t>
      </w:r>
      <w:r w:rsidRPr="000F56E3">
        <w:t>WAL</w:t>
      </w:r>
      <w:r w:rsidRPr="000F56E3">
        <w:t>写入之前添加一个报头（</w:t>
      </w:r>
      <w:r w:rsidRPr="000F56E3">
        <w:t>128</w:t>
      </w:r>
      <w:r w:rsidRPr="000F56E3">
        <w:t>位</w:t>
      </w:r>
      <w:r w:rsidRPr="000F56E3">
        <w:lastRenderedPageBreak/>
        <w:t>的</w:t>
      </w:r>
      <w:r w:rsidRPr="000F56E3">
        <w:t>header</w:t>
      </w:r>
      <w:r w:rsidRPr="000F56E3">
        <w:t>）来帮助重排序。我们将</w:t>
      </w:r>
      <w:r w:rsidRPr="000F56E3">
        <w:t>WAL</w:t>
      </w:r>
      <w:r w:rsidRPr="000F56E3">
        <w:t>数据和头部组合成一个</w:t>
      </w:r>
      <w:r w:rsidRPr="000F56E3">
        <w:t>WAL entry</w:t>
      </w:r>
      <w:r w:rsidRPr="000F56E3">
        <w:t>。这个报头</w:t>
      </w:r>
      <w:r w:rsidR="00A57A41">
        <w:rPr>
          <w:rFonts w:hint="eastAsia"/>
        </w:rPr>
        <w:t>(</w:t>
      </w:r>
      <w:r w:rsidR="00A57A41">
        <w:t>header)</w:t>
      </w:r>
      <w:r w:rsidRPr="000F56E3">
        <w:t>由</w:t>
      </w:r>
      <w:r w:rsidRPr="000F56E3">
        <w:t>64</w:t>
      </w:r>
      <w:r w:rsidRPr="000F56E3">
        <w:t>位序列号</w:t>
      </w:r>
      <w:r w:rsidR="00401A4E">
        <w:rPr>
          <w:rFonts w:hint="eastAsia"/>
        </w:rPr>
        <w:t>（</w:t>
      </w:r>
      <w:r w:rsidR="00401A4E">
        <w:rPr>
          <w:rFonts w:hint="eastAsia"/>
        </w:rPr>
        <w:t>seq</w:t>
      </w:r>
      <w:r w:rsidR="00401A4E">
        <w:t>_num</w:t>
      </w:r>
      <w:r w:rsidR="00F01F0B">
        <w:t>ber</w:t>
      </w:r>
      <w:r w:rsidR="00401A4E">
        <w:rPr>
          <w:rFonts w:hint="eastAsia"/>
        </w:rPr>
        <w:t>）</w:t>
      </w:r>
      <w:r w:rsidRPr="000F56E3">
        <w:t>和</w:t>
      </w:r>
      <w:r w:rsidRPr="000F56E3">
        <w:t>WAL entry</w:t>
      </w:r>
      <w:r w:rsidRPr="000F56E3">
        <w:t>的大小</w:t>
      </w:r>
      <w:r w:rsidR="000F6A4E">
        <w:rPr>
          <w:rFonts w:hint="eastAsia"/>
        </w:rPr>
        <w:t>(</w:t>
      </w:r>
      <w:r w:rsidR="000F6A4E">
        <w:t>entry_size)</w:t>
      </w:r>
      <w:r w:rsidRPr="000F56E3">
        <w:t>组成。序列号以原子方式增加，并表示绝对数据顺序。条目的大小用于推断后续追加的</w:t>
      </w:r>
      <w:r w:rsidRPr="000F56E3">
        <w:t xml:space="preserve"> WAL </w:t>
      </w:r>
      <w:r w:rsidRPr="000F56E3">
        <w:t>条目（如果有）的位置。如果使用区域追加</w:t>
      </w:r>
      <w:r w:rsidR="0000495C">
        <w:rPr>
          <w:rFonts w:hint="eastAsia"/>
        </w:rPr>
        <w:t>命令</w:t>
      </w:r>
      <w:r w:rsidRPr="000F56E3">
        <w:t>返回的地址来确定数据存储的位置，这个返回地址是易失的，还需要另一个写操作将此地址存储到存储器中。</w:t>
      </w:r>
    </w:p>
    <w:p w14:paraId="4537E06A" w14:textId="77777777" w:rsidR="004736B1" w:rsidRPr="00D64588" w:rsidRDefault="00B3065E" w:rsidP="00D52E28">
      <w:r w:rsidRPr="00E652FC">
        <w:rPr>
          <w:b/>
          <w:bCs/>
        </w:rPr>
        <w:t>WAL</w:t>
      </w:r>
      <w:r w:rsidRPr="00D64588">
        <w:t xml:space="preserve"> </w:t>
      </w:r>
      <w:r w:rsidRPr="00E652FC">
        <w:rPr>
          <w:b/>
          <w:bCs/>
        </w:rPr>
        <w:t>Buffer</w:t>
      </w:r>
      <w:r w:rsidRPr="00D64588">
        <w:t xml:space="preserve"> </w:t>
      </w:r>
    </w:p>
    <w:p w14:paraId="30A8CB4C" w14:textId="0ADF732F" w:rsidR="00B3065E" w:rsidRPr="000F56E3" w:rsidRDefault="00B3065E" w:rsidP="00D52E28">
      <w:r w:rsidRPr="000F56E3">
        <w:t>由于追加操作的</w:t>
      </w:r>
      <w:r w:rsidR="00E024F4">
        <w:rPr>
          <w:rFonts w:hint="eastAsia"/>
        </w:rPr>
        <w:t>最佳</w:t>
      </w:r>
      <w:r w:rsidRPr="000F56E3">
        <w:t>请求大小可能与页面大小不同，并且</w:t>
      </w:r>
      <w:r w:rsidRPr="000F56E3">
        <w:t xml:space="preserve"> </w:t>
      </w:r>
      <w:r w:rsidR="00914311">
        <w:rPr>
          <w:rFonts w:hint="eastAsia"/>
        </w:rPr>
        <w:t>键值</w:t>
      </w:r>
      <w:r w:rsidRPr="000F56E3">
        <w:t xml:space="preserve"> </w:t>
      </w:r>
      <w:r w:rsidRPr="000F56E3">
        <w:t>对可能明显小于</w:t>
      </w:r>
      <w:r w:rsidRPr="000F56E3">
        <w:t>page size</w:t>
      </w:r>
      <w:r w:rsidRPr="000F56E3">
        <w:t>。因此，</w:t>
      </w:r>
      <w:r w:rsidR="00CA3A68" w:rsidRPr="000F56E3">
        <w:t>A2-WAL</w:t>
      </w:r>
      <w:r w:rsidRPr="000F56E3">
        <w:t xml:space="preserve"> </w:t>
      </w:r>
      <w:r w:rsidRPr="000F56E3">
        <w:t>的允许进行缓冲</w:t>
      </w:r>
      <w:r w:rsidR="001B4720">
        <w:rPr>
          <w:rFonts w:hint="eastAsia"/>
        </w:rPr>
        <w:t>=</w:t>
      </w:r>
      <w:r w:rsidRPr="000F56E3">
        <w:t>。在写入</w:t>
      </w:r>
      <w:r w:rsidRPr="000F56E3">
        <w:t xml:space="preserve"> WAL </w:t>
      </w:r>
      <w:r w:rsidRPr="000F56E3">
        <w:t>时，</w:t>
      </w:r>
      <w:r w:rsidRPr="000F56E3">
        <w:t xml:space="preserve">WAL </w:t>
      </w:r>
      <w:r w:rsidRPr="000F56E3">
        <w:t>首先将数据复制到缓冲区。一旦缓冲区</w:t>
      </w:r>
      <w:r w:rsidR="00AB1032">
        <w:rPr>
          <w:rFonts w:hint="eastAsia"/>
        </w:rPr>
        <w:t>已</w:t>
      </w:r>
      <w:r w:rsidRPr="000F56E3">
        <w:t>满或者</w:t>
      </w:r>
      <w:r w:rsidRPr="000F56E3">
        <w:t xml:space="preserve"> WAL </w:t>
      </w:r>
      <w:r w:rsidRPr="000F56E3">
        <w:t>已经同步（例如，</w:t>
      </w:r>
      <w:r w:rsidRPr="000F56E3">
        <w:t>fsync</w:t>
      </w:r>
      <w:r w:rsidRPr="000F56E3">
        <w:t>、</w:t>
      </w:r>
      <w:r w:rsidRPr="000F56E3">
        <w:t>close</w:t>
      </w:r>
      <w:r w:rsidRPr="000F56E3">
        <w:t>），我们使用区域追加</w:t>
      </w:r>
      <w:r w:rsidR="00FD6D2F">
        <w:rPr>
          <w:rFonts w:hint="eastAsia"/>
        </w:rPr>
        <w:t>命令</w:t>
      </w:r>
      <w:r w:rsidRPr="000F56E3">
        <w:t>将数据</w:t>
      </w:r>
      <w:r w:rsidR="003F7FBB" w:rsidRPr="000F56E3">
        <w:t>并行</w:t>
      </w:r>
      <w:r w:rsidRPr="000F56E3">
        <w:t>写入</w:t>
      </w:r>
      <w:r w:rsidR="00802DC3" w:rsidRPr="000F56E3">
        <w:t>ZNS</w:t>
      </w:r>
      <w:r w:rsidRPr="000F56E3">
        <w:t xml:space="preserve"> SSD</w:t>
      </w:r>
      <w:r w:rsidR="00FD659C" w:rsidRPr="000F56E3">
        <w:t>为</w:t>
      </w:r>
      <w:r w:rsidR="00FD659C" w:rsidRPr="000F56E3">
        <w:t>WAL</w:t>
      </w:r>
      <w:r w:rsidR="00FD659C" w:rsidRPr="000F56E3">
        <w:t>分配的</w:t>
      </w:r>
      <w:r w:rsidR="003F7FBB" w:rsidRPr="000F56E3">
        <w:t>Zone</w:t>
      </w:r>
      <w:r w:rsidR="003F7FBB" w:rsidRPr="000F56E3">
        <w:t>内</w:t>
      </w:r>
      <w:r w:rsidRPr="000F56E3">
        <w:t>。</w:t>
      </w:r>
    </w:p>
    <w:p w14:paraId="12024466" w14:textId="2D690DB5" w:rsidR="00B3065E" w:rsidRPr="000F56E3" w:rsidRDefault="00D06BB2" w:rsidP="00D52E28">
      <w:pPr>
        <w:pStyle w:val="3"/>
      </w:pPr>
      <w:r w:rsidRPr="000F56E3">
        <w:t>WAL</w:t>
      </w:r>
      <w:r w:rsidRPr="000F56E3">
        <w:t>恢复</w:t>
      </w:r>
    </w:p>
    <w:p w14:paraId="53D765F6" w14:textId="3DD4EEC1" w:rsidR="00931F8A" w:rsidRPr="000F56E3" w:rsidRDefault="00931F8A" w:rsidP="00D52E28">
      <w:r w:rsidRPr="000F56E3">
        <w:t>在</w:t>
      </w:r>
      <w:r w:rsidRPr="000F56E3">
        <w:t xml:space="preserve"> WAL </w:t>
      </w:r>
      <w:r w:rsidRPr="000F56E3">
        <w:t>恢复过程中，</w:t>
      </w:r>
      <w:r w:rsidRPr="000F56E3">
        <w:t xml:space="preserve">LSM </w:t>
      </w:r>
      <w:r w:rsidRPr="000F56E3">
        <w:t>树会顺序扫描</w:t>
      </w:r>
      <w:r w:rsidR="00594419" w:rsidRPr="000F56E3">
        <w:t>所有</w:t>
      </w:r>
      <w:r w:rsidRPr="000F56E3">
        <w:t>WAL</w:t>
      </w:r>
      <w:r w:rsidRPr="000F56E3">
        <w:t>，并将读取的数据应用到其内存表中。然而，</w:t>
      </w:r>
      <w:r w:rsidR="00CA3A68" w:rsidRPr="000F56E3">
        <w:t>A2-WAL</w:t>
      </w:r>
      <w:r w:rsidRPr="000F56E3">
        <w:t xml:space="preserve"> </w:t>
      </w:r>
      <w:r w:rsidRPr="000F56E3">
        <w:t>存储在</w:t>
      </w:r>
      <w:r w:rsidRPr="000F56E3">
        <w:t xml:space="preserve"> SSD </w:t>
      </w:r>
      <w:r w:rsidRPr="000F56E3">
        <w:t>上是无序的；</w:t>
      </w:r>
      <w:r w:rsidR="00CA3A68" w:rsidRPr="000F56E3">
        <w:t>A2-WAL</w:t>
      </w:r>
      <w:r w:rsidRPr="000F56E3">
        <w:t xml:space="preserve"> </w:t>
      </w:r>
      <w:r w:rsidRPr="000F56E3">
        <w:t>需要恢复其原始顺序。</w:t>
      </w:r>
      <w:r w:rsidR="00CA3A68" w:rsidRPr="000F56E3">
        <w:t>A2-WAL</w:t>
      </w:r>
      <w:r w:rsidRPr="000F56E3">
        <w:t xml:space="preserve"> </w:t>
      </w:r>
      <w:r w:rsidRPr="000F56E3">
        <w:t>通过创建从逻辑地址（即偏移量）到物理地址的映射来实现这一点。</w:t>
      </w:r>
    </w:p>
    <w:p w14:paraId="10935B39" w14:textId="363D9A80" w:rsidR="00931F8A" w:rsidRPr="000F56E3" w:rsidRDefault="001A14A0" w:rsidP="00D52E28">
      <w:r w:rsidRPr="000F56E3">
        <w:t>如图</w:t>
      </w:r>
      <w:r w:rsidRPr="000F56E3">
        <w:t xml:space="preserve">3-4 </w:t>
      </w:r>
      <w:r w:rsidRPr="000F56E3">
        <w:t>所示，</w:t>
      </w:r>
      <w:r w:rsidR="00931F8A" w:rsidRPr="000F56E3">
        <w:t>在读取时，首先</w:t>
      </w:r>
      <w:r w:rsidR="007E04E3" w:rsidRPr="000F56E3">
        <w:t>使用</w:t>
      </w:r>
      <w:r w:rsidR="007E04E3" w:rsidRPr="000F56E3">
        <w:t xml:space="preserve"> WAL </w:t>
      </w:r>
      <w:r w:rsidR="007E04E3" w:rsidRPr="000F56E3">
        <w:t>报头中的信息</w:t>
      </w:r>
      <w:r w:rsidR="00931F8A" w:rsidRPr="000F56E3">
        <w:t>找到与逻辑地址</w:t>
      </w:r>
      <w:r w:rsidR="008C2DBF" w:rsidRPr="000F56E3">
        <w:t>（单线程</w:t>
      </w:r>
      <w:r w:rsidR="005724C4" w:rsidRPr="000F56E3">
        <w:t>顺序</w:t>
      </w:r>
      <w:r w:rsidR="008C2DBF" w:rsidRPr="000F56E3">
        <w:t>写入情况下的正确地址）</w:t>
      </w:r>
      <w:r w:rsidR="00931F8A" w:rsidRPr="000F56E3">
        <w:t>对应的</w:t>
      </w:r>
      <w:r w:rsidR="00931F8A" w:rsidRPr="000F56E3">
        <w:t xml:space="preserve"> WAL </w:t>
      </w:r>
      <w:r w:rsidR="00931F8A" w:rsidRPr="000F56E3">
        <w:t>条目</w:t>
      </w:r>
      <w:r w:rsidR="00134555" w:rsidRPr="000F56E3">
        <w:t>的物理</w:t>
      </w:r>
      <w:r w:rsidR="00EC5614" w:rsidRPr="000F56E3">
        <w:t>地址</w:t>
      </w:r>
      <w:r w:rsidR="002B5E81" w:rsidRPr="000F56E3">
        <w:t>。</w:t>
      </w:r>
      <w:r w:rsidR="00931F8A" w:rsidRPr="000F56E3">
        <w:t>由于序列号</w:t>
      </w:r>
      <w:r w:rsidR="00E50EB6" w:rsidRPr="000F56E3">
        <w:t>（</w:t>
      </w:r>
      <w:r w:rsidR="00E50EB6" w:rsidRPr="000F56E3">
        <w:t>seq_number</w:t>
      </w:r>
      <w:r w:rsidR="00E50EB6" w:rsidRPr="000F56E3">
        <w:t>）</w:t>
      </w:r>
      <w:r w:rsidR="00931F8A" w:rsidRPr="000F56E3">
        <w:t>是</w:t>
      </w:r>
      <w:r w:rsidR="00776492" w:rsidRPr="000F56E3">
        <w:t>唯一且</w:t>
      </w:r>
      <w:r w:rsidR="00931F8A" w:rsidRPr="000F56E3">
        <w:t>单调递增的，</w:t>
      </w:r>
      <w:r w:rsidR="00931F8A" w:rsidRPr="000F56E3">
        <w:t xml:space="preserve"> </w:t>
      </w:r>
      <w:r w:rsidR="00505C9A" w:rsidRPr="000F56E3">
        <w:t>所以</w:t>
      </w:r>
      <w:r w:rsidR="00931F8A" w:rsidRPr="000F56E3">
        <w:t>有更高序列号的</w:t>
      </w:r>
      <w:r w:rsidR="00931F8A" w:rsidRPr="000F56E3">
        <w:t xml:space="preserve"> WAL </w:t>
      </w:r>
      <w:r w:rsidR="00931F8A" w:rsidRPr="000F56E3">
        <w:t>条目</w:t>
      </w:r>
      <w:r w:rsidR="00505C9A" w:rsidRPr="000F56E3">
        <w:t>都有</w:t>
      </w:r>
      <w:r w:rsidR="00931F8A" w:rsidRPr="000F56E3">
        <w:t>更高的逻辑地址。具体来说，具有序列号</w:t>
      </w:r>
      <w:r w:rsidR="00931F8A" w:rsidRPr="000F56E3">
        <w:t xml:space="preserve"> x </w:t>
      </w:r>
      <w:r w:rsidR="00931F8A" w:rsidRPr="000F56E3">
        <w:t>的</w:t>
      </w:r>
      <w:r w:rsidR="00931F8A" w:rsidRPr="000F56E3">
        <w:t xml:space="preserve"> WAL </w:t>
      </w:r>
      <w:r w:rsidR="00931F8A" w:rsidRPr="000F56E3">
        <w:t>条目的逻辑地址等于序列号为</w:t>
      </w:r>
      <w:r w:rsidR="00931F8A" w:rsidRPr="000F56E3">
        <w:t xml:space="preserve"> x-1 </w:t>
      </w:r>
      <w:r w:rsidR="00931F8A" w:rsidRPr="000F56E3">
        <w:t>的</w:t>
      </w:r>
      <w:r w:rsidR="00931F8A" w:rsidRPr="000F56E3">
        <w:t xml:space="preserve"> WAL </w:t>
      </w:r>
      <w:r w:rsidR="00931F8A" w:rsidRPr="000F56E3">
        <w:t>条目的逻辑地址加上其</w:t>
      </w:r>
      <w:r w:rsidR="009B33BA" w:rsidRPr="000F56E3">
        <w:t>条目</w:t>
      </w:r>
      <w:r w:rsidR="00931F8A" w:rsidRPr="000F56E3">
        <w:t>大小</w:t>
      </w:r>
      <w:r w:rsidR="00BF65B8" w:rsidRPr="000F56E3">
        <w:t>（</w:t>
      </w:r>
      <w:r w:rsidR="00BF65B8" w:rsidRPr="000F56E3">
        <w:t>entry_size</w:t>
      </w:r>
      <w:r w:rsidR="00BF65B8" w:rsidRPr="000F56E3">
        <w:t>）</w:t>
      </w:r>
      <w:r w:rsidR="00931F8A" w:rsidRPr="000F56E3">
        <w:t>。</w:t>
      </w:r>
      <w:r w:rsidR="004C0324" w:rsidRPr="000F56E3">
        <w:t>依次，构建逻辑</w:t>
      </w:r>
      <w:r w:rsidR="004C0324" w:rsidRPr="000F56E3">
        <w:t>-</w:t>
      </w:r>
      <w:r w:rsidR="004C0324" w:rsidRPr="000F56E3">
        <w:t>物理地址映射。</w:t>
      </w:r>
      <w:r w:rsidR="005D076A" w:rsidRPr="000F56E3">
        <w:t>然后按照序列号排序，得到一</w:t>
      </w:r>
      <w:r w:rsidR="006513E8" w:rsidRPr="000F56E3">
        <w:t>组</w:t>
      </w:r>
      <w:r w:rsidR="005D076A" w:rsidRPr="000F56E3">
        <w:t>顺序的物理地址。</w:t>
      </w:r>
    </w:p>
    <w:p w14:paraId="4EE33316" w14:textId="7E0F0C8B" w:rsidR="00931F8A" w:rsidRPr="000F56E3" w:rsidRDefault="00931F8A" w:rsidP="00D52E28">
      <w:r w:rsidRPr="000F56E3">
        <w:t>然而，</w:t>
      </w:r>
      <w:r w:rsidR="00B51BE3" w:rsidRPr="000F56E3">
        <w:t>检索</w:t>
      </w:r>
      <w:r w:rsidRPr="000F56E3">
        <w:t>WAL</w:t>
      </w:r>
      <w:r w:rsidRPr="000F56E3">
        <w:t>头部</w:t>
      </w:r>
      <w:r w:rsidR="004709C4" w:rsidRPr="000F56E3">
        <w:t>并不容易</w:t>
      </w:r>
      <w:r w:rsidRPr="000F56E3">
        <w:t>。因为</w:t>
      </w:r>
      <w:r w:rsidR="00236BB8" w:rsidRPr="000F56E3">
        <w:t>WAL</w:t>
      </w:r>
      <w:r w:rsidR="00236BB8" w:rsidRPr="000F56E3">
        <w:t>条目是变长的</w:t>
      </w:r>
      <w:r w:rsidR="00E93184" w:rsidRPr="000F56E3">
        <w:t>，</w:t>
      </w:r>
      <w:r w:rsidR="00CA3A68" w:rsidRPr="000F56E3">
        <w:t>A2-WAL</w:t>
      </w:r>
      <w:r w:rsidRPr="000F56E3">
        <w:t>无法预先确定</w:t>
      </w:r>
      <w:r w:rsidRPr="000F56E3">
        <w:t>WAL</w:t>
      </w:r>
      <w:r w:rsidRPr="000F56E3">
        <w:t>头部的位置</w:t>
      </w:r>
      <w:r w:rsidR="00673CC2" w:rsidRPr="000F56E3">
        <w:t>(</w:t>
      </w:r>
      <w:r w:rsidRPr="000F56E3">
        <w:t>除</w:t>
      </w:r>
      <w:r w:rsidR="008C5FE9" w:rsidRPr="000F56E3">
        <w:t>了</w:t>
      </w:r>
      <w:r w:rsidRPr="000F56E3">
        <w:t>第一个请求</w:t>
      </w:r>
      <w:r w:rsidR="00673CC2" w:rsidRPr="000F56E3">
        <w:t>)</w:t>
      </w:r>
      <w:r w:rsidRPr="000F56E3">
        <w:t>。</w:t>
      </w:r>
      <w:r w:rsidR="00E93184" w:rsidRPr="000F56E3">
        <w:t>为了避免每次读取都</w:t>
      </w:r>
      <w:r w:rsidRPr="000F56E3">
        <w:t>顺序扫描整个</w:t>
      </w:r>
      <w:r w:rsidRPr="000F56E3">
        <w:t>WAL</w:t>
      </w:r>
      <w:r w:rsidRPr="000F56E3">
        <w:t>，逐个条目地查找</w:t>
      </w:r>
      <w:r w:rsidRPr="000F56E3">
        <w:t>WAL</w:t>
      </w:r>
      <w:r w:rsidRPr="000F56E3">
        <w:t>头部。一种替代解决方案是</w:t>
      </w:r>
      <w:r w:rsidR="00DF6314" w:rsidRPr="000F56E3">
        <w:t>一次性读取所有</w:t>
      </w:r>
      <w:r w:rsidRPr="000F56E3">
        <w:t>WAL</w:t>
      </w:r>
      <w:r w:rsidRPr="000F56E3">
        <w:t>，但这需要</w:t>
      </w:r>
      <w:r w:rsidR="00E93184" w:rsidRPr="000F56E3">
        <w:t>开辟</w:t>
      </w:r>
      <w:r w:rsidR="007926BA" w:rsidRPr="000F56E3">
        <w:t>与</w:t>
      </w:r>
      <w:r w:rsidRPr="000F56E3">
        <w:t>WAL</w:t>
      </w:r>
      <w:r w:rsidR="007926BA" w:rsidRPr="000F56E3">
        <w:t>等大小</w:t>
      </w:r>
      <w:r w:rsidRPr="000F56E3">
        <w:t>的内存。因此，</w:t>
      </w:r>
      <w:r w:rsidR="00CA3A68" w:rsidRPr="000F56E3">
        <w:t>A2-WAL</w:t>
      </w:r>
      <w:r w:rsidRPr="000F56E3">
        <w:t>采用了一种更高效的方案：使用屏障。</w:t>
      </w:r>
      <w:r w:rsidR="00CA3A68" w:rsidRPr="000F56E3">
        <w:t>A2-WAL</w:t>
      </w:r>
      <w:r w:rsidR="00BD3A19" w:rsidRPr="000F56E3">
        <w:t>按</w:t>
      </w:r>
      <w:r w:rsidRPr="000F56E3">
        <w:t>预定义的间隔插入屏障。在屏障处，</w:t>
      </w:r>
      <w:r w:rsidR="00CA3A68" w:rsidRPr="000F56E3">
        <w:t>A2-WAL</w:t>
      </w:r>
      <w:r w:rsidRPr="000F56E3">
        <w:t>同步所有区</w:t>
      </w:r>
      <w:r w:rsidRPr="000F56E3">
        <w:lastRenderedPageBreak/>
        <w:t>域追加操作（即等待所有操作完成）。请求在连续的屏障之间进行排序，即屏障之后的追加操作的</w:t>
      </w:r>
      <w:r w:rsidR="00BD3A19" w:rsidRPr="000F56E3">
        <w:t>最低</w:t>
      </w:r>
      <w:r w:rsidRPr="000F56E3">
        <w:t>物理地址严格高于屏障之前的追加操作</w:t>
      </w:r>
      <w:r w:rsidR="00BD3A19" w:rsidRPr="000F56E3">
        <w:t>的最高物理地址</w:t>
      </w:r>
      <w:r w:rsidRPr="000F56E3">
        <w:t>。在读取过程中，</w:t>
      </w:r>
      <w:r w:rsidR="00CA3A68" w:rsidRPr="000F56E3">
        <w:t>A2-WAL</w:t>
      </w:r>
      <w:r w:rsidRPr="000F56E3">
        <w:t>首先找到最近的屏障，然后读取两个屏障之间的所有数据。然后，</w:t>
      </w:r>
      <w:r w:rsidR="00CA3A68" w:rsidRPr="000F56E3">
        <w:t>A2-WAL</w:t>
      </w:r>
      <w:r w:rsidRPr="000F56E3">
        <w:t>根据</w:t>
      </w:r>
      <w:r w:rsidR="00BD3A19" w:rsidRPr="000F56E3">
        <w:t>逻辑地址</w:t>
      </w:r>
      <w:r w:rsidRPr="000F56E3">
        <w:t>创建</w:t>
      </w:r>
      <w:r w:rsidRPr="000F56E3">
        <w:t>WAL</w:t>
      </w:r>
      <w:r w:rsidRPr="000F56E3">
        <w:t>条目的映射，并根据序列号对映射进行排序。通过这种设计，</w:t>
      </w:r>
      <w:r w:rsidR="00CA3A68" w:rsidRPr="000F56E3">
        <w:t>A2-WAL</w:t>
      </w:r>
      <w:r w:rsidRPr="000F56E3">
        <w:t>每次只需要读取和维护一个页面间隔的映射，从而将</w:t>
      </w:r>
      <w:r w:rsidRPr="000F56E3">
        <w:t>I/O</w:t>
      </w:r>
      <w:r w:rsidRPr="000F56E3">
        <w:t>和内存占用限制在可配置的上限内。此外，该映射还可以</w:t>
      </w:r>
      <w:r w:rsidR="00E95149" w:rsidRPr="000F56E3">
        <w:t>作为</w:t>
      </w:r>
      <w:r w:rsidRPr="000F56E3">
        <w:t>缓存，因为读取是顺序的，并且后续读取很可能出现在同一个屏障内。根据设计，预期</w:t>
      </w:r>
      <w:r w:rsidR="00CA3A68" w:rsidRPr="000F56E3">
        <w:t>A2-WAL</w:t>
      </w:r>
      <w:r w:rsidRPr="000F56E3">
        <w:t>的恢复成本略高于传统</w:t>
      </w:r>
      <w:r w:rsidRPr="000F56E3">
        <w:t>WAL</w:t>
      </w:r>
      <w:r w:rsidRPr="000F56E3">
        <w:t>，并且与屏障大小成比例</w:t>
      </w:r>
      <w:r w:rsidR="00F352A5" w:rsidRPr="000F56E3">
        <w:t>。</w:t>
      </w:r>
    </w:p>
    <w:p w14:paraId="323FA7E1" w14:textId="6802A30F" w:rsidR="00410F90" w:rsidRPr="000F56E3" w:rsidRDefault="00931F8A" w:rsidP="00D52E28">
      <w:pPr>
        <w:pStyle w:val="3"/>
      </w:pPr>
      <w:r w:rsidRPr="000F56E3">
        <w:t>WAL</w:t>
      </w:r>
      <w:r w:rsidRPr="000F56E3">
        <w:t>分配</w:t>
      </w:r>
    </w:p>
    <w:p w14:paraId="789C7C08" w14:textId="2007A1E6" w:rsidR="00C723B7" w:rsidRPr="000F56E3" w:rsidRDefault="00C723B7" w:rsidP="00D52E28">
      <w:r w:rsidRPr="000F56E3">
        <w:t>在</w:t>
      </w:r>
      <w:r w:rsidRPr="000F56E3">
        <w:t>ZenFS</w:t>
      </w:r>
      <w:r w:rsidRPr="000F56E3">
        <w:t>中，这涉及将一个区域（</w:t>
      </w:r>
      <w:r w:rsidRPr="000F56E3">
        <w:t>zone</w:t>
      </w:r>
      <w:r w:rsidRPr="000F56E3">
        <w:t>）分配给</w:t>
      </w:r>
      <w:r w:rsidRPr="000F56E3">
        <w:t>WAL</w:t>
      </w:r>
      <w:r w:rsidRPr="000F56E3">
        <w:t>。这个区域并不专门用于</w:t>
      </w:r>
      <w:r w:rsidRPr="000F56E3">
        <w:t>WAL</w:t>
      </w:r>
      <w:r w:rsidRPr="000F56E3">
        <w:t>，而是可以与其他</w:t>
      </w:r>
      <w:r w:rsidRPr="000F56E3">
        <w:t>LSM-tree</w:t>
      </w:r>
      <w:r w:rsidRPr="000F56E3">
        <w:t>组件共享。但是，</w:t>
      </w:r>
      <w:r w:rsidR="003E4B8C">
        <w:rPr>
          <w:rFonts w:hint="eastAsia"/>
        </w:rPr>
        <w:t>在</w:t>
      </w:r>
      <w:r w:rsidR="003E4B8C">
        <w:rPr>
          <w:rFonts w:hint="eastAsia"/>
        </w:rPr>
        <w:t>Z</w:t>
      </w:r>
      <w:r w:rsidR="003E4B8C">
        <w:t>AFS</w:t>
      </w:r>
      <w:r w:rsidR="003E4B8C">
        <w:rPr>
          <w:rFonts w:hint="eastAsia"/>
        </w:rPr>
        <w:t>中，</w:t>
      </w:r>
      <w:r w:rsidR="00CA3A68" w:rsidRPr="000F56E3">
        <w:t>A2-WAL</w:t>
      </w:r>
      <w:r w:rsidRPr="000F56E3">
        <w:t>有更严格的限制，它需要为</w:t>
      </w:r>
      <w:r w:rsidRPr="000F56E3">
        <w:t>WAL</w:t>
      </w:r>
      <w:r w:rsidRPr="000F56E3">
        <w:t>专门分配区域。</w:t>
      </w:r>
    </w:p>
    <w:p w14:paraId="48366531" w14:textId="30ABC36F" w:rsidR="00C723B7" w:rsidRPr="000F56E3" w:rsidRDefault="00C723B7" w:rsidP="00D52E28">
      <w:r w:rsidRPr="000F56E3">
        <w:t>原因</w:t>
      </w:r>
      <w:r w:rsidR="00483D69">
        <w:rPr>
          <w:rFonts w:hint="eastAsia"/>
        </w:rPr>
        <w:t>有二</w:t>
      </w:r>
      <w:r w:rsidRPr="000F56E3">
        <w:t>：首先，为了防止其他</w:t>
      </w:r>
      <w:r w:rsidRPr="000F56E3">
        <w:t>LSM-tree</w:t>
      </w:r>
      <w:r w:rsidRPr="000F56E3">
        <w:t>组件向与区域追加（</w:t>
      </w:r>
      <w:r w:rsidRPr="000F56E3">
        <w:t>zone appends</w:t>
      </w:r>
      <w:r w:rsidRPr="000F56E3">
        <w:t>）相同的区域发出写入请求，因为这会导致区域追加需要等待写入完成，从而失去了优势。其次，</w:t>
      </w:r>
      <w:r w:rsidR="00CA3A68" w:rsidRPr="000F56E3">
        <w:t>A2-WAL</w:t>
      </w:r>
      <w:r w:rsidRPr="000F56E3">
        <w:t>的恢复过程要求所有</w:t>
      </w:r>
      <w:r w:rsidRPr="000F56E3">
        <w:t>WAL</w:t>
      </w:r>
      <w:r w:rsidRPr="000F56E3">
        <w:t>数据都要连续存储，因此需要专门的区域来确保数据的连续性。</w:t>
      </w:r>
    </w:p>
    <w:p w14:paraId="7B9523F8" w14:textId="6D4DB1F7" w:rsidR="00026ECE" w:rsidRPr="000F56E3" w:rsidRDefault="00E60A11" w:rsidP="00D52E28">
      <w:pPr>
        <w:pStyle w:val="3"/>
      </w:pPr>
      <w:r w:rsidRPr="000F56E3">
        <w:t>WAL</w:t>
      </w:r>
      <w:r w:rsidRPr="000F56E3">
        <w:t>删除</w:t>
      </w:r>
    </w:p>
    <w:p w14:paraId="58B13A27" w14:textId="50423B6E" w:rsidR="008E6E87" w:rsidRPr="000F56E3" w:rsidRDefault="008E6E87" w:rsidP="00D52E28">
      <w:r w:rsidRPr="000F56E3">
        <w:t>关于</w:t>
      </w:r>
      <w:r w:rsidRPr="000F56E3">
        <w:t>WAL</w:t>
      </w:r>
      <w:r w:rsidRPr="000F56E3">
        <w:t>的删除，在</w:t>
      </w:r>
      <w:r w:rsidRPr="000F56E3">
        <w:t>ZenFS</w:t>
      </w:r>
      <w:r w:rsidRPr="000F56E3">
        <w:t>和</w:t>
      </w:r>
      <w:r w:rsidR="00CA3A68" w:rsidRPr="000F56E3">
        <w:t>A2-WAL</w:t>
      </w:r>
      <w:r w:rsidRPr="000F56E3">
        <w:t>中都将其视为释放存储资源操作，与其他数据删除并无不同。由于</w:t>
      </w:r>
      <w:r w:rsidR="00CA3A68" w:rsidRPr="000F56E3">
        <w:t>A2-WAL</w:t>
      </w:r>
      <w:r w:rsidRPr="000F56E3">
        <w:t>有专用的区域集合，因此可以随时安全地重置（</w:t>
      </w:r>
      <w:r w:rsidR="00582CF4">
        <w:rPr>
          <w:rFonts w:hint="eastAsia"/>
        </w:rPr>
        <w:t>将</w:t>
      </w:r>
      <w:r w:rsidR="007E4C7A">
        <w:rPr>
          <w:rFonts w:hint="eastAsia"/>
        </w:rPr>
        <w:t>该</w:t>
      </w:r>
      <w:r w:rsidR="00582CF4">
        <w:rPr>
          <w:rFonts w:hint="eastAsia"/>
        </w:rPr>
        <w:t>区域</w:t>
      </w:r>
      <w:r w:rsidRPr="000F56E3">
        <w:t>标记为</w:t>
      </w:r>
      <w:r w:rsidR="0016395A">
        <w:rPr>
          <w:rFonts w:hint="eastAsia"/>
        </w:rPr>
        <w:t>重置</w:t>
      </w:r>
      <w:r w:rsidRPr="000F56E3">
        <w:t>），而不会影响其他数据。删除可以是主动的（即立即执行）或者是延迟的（即在需要释放存储资源时执行）。</w:t>
      </w:r>
    </w:p>
    <w:p w14:paraId="43FDFDC5" w14:textId="5DE0BD73" w:rsidR="00250AA6" w:rsidRPr="000F56E3" w:rsidRDefault="00510F43" w:rsidP="00D52E28">
      <w:pPr>
        <w:pStyle w:val="2"/>
        <w:spacing w:before="120" w:after="120"/>
      </w:pPr>
      <w:bookmarkStart w:id="58" w:name="_Toc167152997"/>
      <w:r w:rsidRPr="000F56E3">
        <w:t>Z</w:t>
      </w:r>
      <w:r w:rsidR="0025610B" w:rsidRPr="000F56E3">
        <w:t>A</w:t>
      </w:r>
      <w:r w:rsidRPr="000F56E3">
        <w:t>FS</w:t>
      </w:r>
      <w:r w:rsidRPr="000F56E3">
        <w:t>的实现</w:t>
      </w:r>
      <w:bookmarkEnd w:id="58"/>
    </w:p>
    <w:p w14:paraId="6B262297" w14:textId="5566D904" w:rsidR="00250AA6" w:rsidRPr="000F56E3" w:rsidRDefault="00FB78EA" w:rsidP="00D52E28">
      <w:pPr>
        <w:pStyle w:val="3"/>
      </w:pPr>
      <w:r w:rsidRPr="000F56E3">
        <w:t>SPDK</w:t>
      </w:r>
      <w:r w:rsidRPr="000F56E3">
        <w:t>技术</w:t>
      </w:r>
    </w:p>
    <w:p w14:paraId="57C703BD" w14:textId="3DCED826" w:rsidR="00FB78EA" w:rsidRPr="00931CB3" w:rsidRDefault="00FB78EA" w:rsidP="00D52E28">
      <w:r w:rsidRPr="00931CB3">
        <w:t>在第二章</w:t>
      </w:r>
      <w:r w:rsidRPr="00931CB3">
        <w:t>“</w:t>
      </w:r>
      <w:r w:rsidRPr="00931CB3">
        <w:t>相关技术基础</w:t>
      </w:r>
      <w:r w:rsidRPr="00931CB3">
        <w:t>”</w:t>
      </w:r>
      <w:r w:rsidRPr="00931CB3">
        <w:t>部分，我们已经讨论了</w:t>
      </w:r>
      <w:r w:rsidRPr="00931CB3">
        <w:t>Linux I/O</w:t>
      </w:r>
      <w:r w:rsidRPr="00931CB3">
        <w:t>栈的冗杂低效已经成为存储系统的瓶颈。在这种情况下，</w:t>
      </w:r>
      <w:r w:rsidRPr="00931CB3">
        <w:t>SPDK</w:t>
      </w:r>
      <w:r w:rsidRPr="00931CB3">
        <w:t>（</w:t>
      </w:r>
      <w:r w:rsidRPr="00931CB3">
        <w:t>Storage Performance Development Kit</w:t>
      </w:r>
      <w:r w:rsidRPr="00931CB3">
        <w:t>）技术的出现为解决高性能存储系统的设计与实现提供了一种全新的思路。</w:t>
      </w:r>
      <w:r w:rsidRPr="00931CB3">
        <w:lastRenderedPageBreak/>
        <w:t>SPDK</w:t>
      </w:r>
      <w:r w:rsidRPr="00931CB3">
        <w:t>技术的核心理念是尽可能地减少软件层面对</w:t>
      </w:r>
      <w:r w:rsidRPr="00931CB3">
        <w:t>I/O</w:t>
      </w:r>
      <w:r w:rsidRPr="00931CB3">
        <w:t>操作的干预，通过将数据的传输和处理任务尽可能地移到用户空间，以最小化对内核的依赖性。这种基于用户空间的</w:t>
      </w:r>
      <w:r w:rsidRPr="00931CB3">
        <w:t>I/O</w:t>
      </w:r>
      <w:r w:rsidRPr="00931CB3">
        <w:t>处理方式可以显著降低系统中断的频率，减少了</w:t>
      </w:r>
      <w:r w:rsidRPr="00931CB3">
        <w:t>CPU</w:t>
      </w:r>
      <w:r w:rsidRPr="00931CB3">
        <w:t>的上下文切换开销，并且提供了更直接、更高效的</w:t>
      </w:r>
      <w:r w:rsidRPr="00931CB3">
        <w:t>I/O</w:t>
      </w:r>
      <w:r w:rsidRPr="00931CB3">
        <w:t>通道。</w:t>
      </w:r>
    </w:p>
    <w:p w14:paraId="08E74899" w14:textId="3A56ED07" w:rsidR="00FB78EA" w:rsidRPr="00931CB3" w:rsidRDefault="00FB78EA" w:rsidP="00D52E28">
      <w:r w:rsidRPr="00931CB3">
        <w:t>具体地，</w:t>
      </w:r>
      <w:r w:rsidRPr="00931CB3">
        <w:t>SPDK</w:t>
      </w:r>
      <w:r w:rsidRPr="00931CB3">
        <w:t>是基于</w:t>
      </w:r>
      <w:r w:rsidRPr="00931CB3">
        <w:t>DPDK</w:t>
      </w:r>
      <w:r w:rsidRPr="00931CB3">
        <w:t>（</w:t>
      </w:r>
      <w:r w:rsidRPr="00931CB3">
        <w:t>Data Plane Development Kit</w:t>
      </w:r>
      <w:r w:rsidRPr="00931CB3">
        <w:t>）的高性能数据包处理能力构建</w:t>
      </w:r>
      <w:r w:rsidR="00364947">
        <w:rPr>
          <w:rFonts w:hint="eastAsia"/>
        </w:rPr>
        <w:t>的</w:t>
      </w:r>
      <w:r w:rsidRPr="00931CB3">
        <w:t>一个专注于存储性能优化的软件栈。在</w:t>
      </w:r>
      <w:r w:rsidRPr="00931CB3">
        <w:t>SPDK</w:t>
      </w:r>
      <w:r w:rsidRPr="00931CB3">
        <w:t>技术中，采用了一系列优化策略，包括零拷贝数据传输、基于事件驱动的异步</w:t>
      </w:r>
      <w:r w:rsidRPr="00931CB3">
        <w:t>I/O</w:t>
      </w:r>
      <w:r w:rsidRPr="00931CB3">
        <w:t>模型等，以进一步提升存储系统的性能和吞吐量。此外，</w:t>
      </w:r>
      <w:r w:rsidRPr="00931CB3">
        <w:t>SPDK</w:t>
      </w:r>
      <w:r w:rsidRPr="00931CB3">
        <w:t>技术提供了丰富的</w:t>
      </w:r>
      <w:r w:rsidRPr="00931CB3">
        <w:t>API</w:t>
      </w:r>
      <w:r w:rsidRPr="00931CB3">
        <w:t>和工具集</w:t>
      </w:r>
      <w:r w:rsidR="00EB6E51" w:rsidRPr="00931CB3">
        <w:rPr>
          <w:rFonts w:hint="eastAsia"/>
        </w:rPr>
        <w:t>并保持着较高的更新频率</w:t>
      </w:r>
      <w:r w:rsidRPr="00931CB3">
        <w:t>，方便开发人员快速构建高性能、低延迟的存储应用程序。</w:t>
      </w:r>
    </w:p>
    <w:p w14:paraId="091E6035" w14:textId="77777777" w:rsidR="004E47BD" w:rsidRPr="000F56E3" w:rsidRDefault="00FB78EA" w:rsidP="00D52E28">
      <w:r w:rsidRPr="00E652FC">
        <w:rPr>
          <w:b/>
          <w:bCs/>
        </w:rPr>
        <w:t>SPDK</w:t>
      </w:r>
      <w:r w:rsidRPr="000F56E3">
        <w:t>_</w:t>
      </w:r>
      <w:r w:rsidRPr="00E652FC">
        <w:rPr>
          <w:b/>
          <w:bCs/>
        </w:rPr>
        <w:t>NVMe</w:t>
      </w:r>
      <w:r w:rsidR="00E45F71" w:rsidRPr="000F56E3">
        <w:t xml:space="preserve"> </w:t>
      </w:r>
    </w:p>
    <w:p w14:paraId="37722CF1" w14:textId="01237366" w:rsidR="00FB78EA" w:rsidRPr="000F56E3" w:rsidRDefault="00FB78EA" w:rsidP="00D52E28">
      <w:pPr>
        <w:rPr>
          <w:b/>
          <w:bCs/>
        </w:rPr>
      </w:pPr>
      <w:r w:rsidRPr="000F56E3">
        <w:t>在</w:t>
      </w:r>
      <w:r w:rsidRPr="000F56E3">
        <w:t>SPDK</w:t>
      </w:r>
      <w:r w:rsidRPr="000F56E3">
        <w:t>中，</w:t>
      </w:r>
      <w:r w:rsidR="006916EC" w:rsidRPr="000F56E3">
        <w:t>专门</w:t>
      </w:r>
      <w:r w:rsidRPr="000F56E3">
        <w:t>针对</w:t>
      </w:r>
      <w:r w:rsidRPr="000F56E3">
        <w:t>NVMe</w:t>
      </w:r>
      <w:r w:rsidRPr="000F56E3">
        <w:t>（</w:t>
      </w:r>
      <w:r w:rsidRPr="000F56E3">
        <w:t>Non-Volatile Memory Express</w:t>
      </w:r>
      <w:r w:rsidRPr="000F56E3">
        <w:t>）设备</w:t>
      </w:r>
      <w:r w:rsidR="00F87EDF" w:rsidRPr="000F56E3">
        <w:t>进行了适配和</w:t>
      </w:r>
      <w:r w:rsidRPr="000F56E3">
        <w:t>优化</w:t>
      </w:r>
      <w:r w:rsidR="0009178E" w:rsidRPr="000F56E3">
        <w:t>。</w:t>
      </w:r>
      <w:r w:rsidRPr="000F56E3">
        <w:t>NVMe</w:t>
      </w:r>
      <w:r w:rsidRPr="000F56E3">
        <w:t>是一种专为固态存储设备设计的接口协议，相较于传统的</w:t>
      </w:r>
      <w:r w:rsidRPr="000F56E3">
        <w:t>SATA</w:t>
      </w:r>
      <w:r w:rsidRPr="000F56E3">
        <w:t>和</w:t>
      </w:r>
      <w:r w:rsidRPr="000F56E3">
        <w:t>SAS</w:t>
      </w:r>
      <w:r w:rsidRPr="000F56E3">
        <w:t>接口，具有更高的带宽和更低的延迟。</w:t>
      </w:r>
      <w:r w:rsidRPr="000F56E3">
        <w:t>SPDK</w:t>
      </w:r>
      <w:r w:rsidRPr="000F56E3">
        <w:t>在</w:t>
      </w:r>
      <w:r w:rsidRPr="000F56E3">
        <w:t>NVMe</w:t>
      </w:r>
      <w:r w:rsidRPr="000F56E3">
        <w:t>方面的优化体现在以下几个关键方面：</w:t>
      </w:r>
    </w:p>
    <w:p w14:paraId="3232DAE4" w14:textId="77777777" w:rsidR="00FB78EA" w:rsidRPr="000F56E3" w:rsidRDefault="00FB78EA" w:rsidP="00D52E28">
      <w:r w:rsidRPr="000F56E3">
        <w:t>首先，</w:t>
      </w:r>
      <w:r w:rsidRPr="000F56E3">
        <w:t>SPDK</w:t>
      </w:r>
      <w:r w:rsidRPr="000F56E3">
        <w:t>提供了针对</w:t>
      </w:r>
      <w:r w:rsidRPr="000F56E3">
        <w:t>NVMe</w:t>
      </w:r>
      <w:r w:rsidRPr="000F56E3">
        <w:t>设备的用户态驱动程序，使得应用程序可以直接与</w:t>
      </w:r>
      <w:r w:rsidRPr="000F56E3">
        <w:t>NVMe</w:t>
      </w:r>
      <w:r w:rsidRPr="000F56E3">
        <w:t>设备进行交互，无需经过操作系统内核的介入。这种用户态驱动程序的设计可以显著降低存储操作的延迟，并提高系统的响应速度。</w:t>
      </w:r>
    </w:p>
    <w:p w14:paraId="64041F4A" w14:textId="77777777" w:rsidR="00FB78EA" w:rsidRPr="000F56E3" w:rsidRDefault="00FB78EA" w:rsidP="00D52E28">
      <w:r w:rsidRPr="000F56E3">
        <w:t>其次，</w:t>
      </w:r>
      <w:r w:rsidRPr="000F56E3">
        <w:t>SPDK</w:t>
      </w:r>
      <w:r w:rsidRPr="000F56E3">
        <w:t>通过一组</w:t>
      </w:r>
      <w:r w:rsidRPr="000F56E3">
        <w:t>API</w:t>
      </w:r>
      <w:r w:rsidRPr="000F56E3">
        <w:t>实现了对</w:t>
      </w:r>
      <w:r w:rsidRPr="000F56E3">
        <w:t>NVMe</w:t>
      </w:r>
      <w:r w:rsidRPr="000F56E3">
        <w:t>命名空间的管理。</w:t>
      </w:r>
      <w:r w:rsidRPr="000F56E3">
        <w:t>NVMe</w:t>
      </w:r>
      <w:r w:rsidRPr="000F56E3">
        <w:t>协议允许将物理存储空间划分为多个逻辑分区，即命名空间（</w:t>
      </w:r>
      <w:r w:rsidRPr="000F56E3">
        <w:t>Namespace</w:t>
      </w:r>
      <w:r w:rsidRPr="000F56E3">
        <w:t>）。</w:t>
      </w:r>
      <w:r w:rsidRPr="000F56E3">
        <w:t>SPDK</w:t>
      </w:r>
      <w:r w:rsidRPr="000F56E3">
        <w:t>提供了丰富的命名空间管理功能，包括命名空间的创建、删除和查询等操作，使得用户可以灵活地管理存储空间。</w:t>
      </w:r>
    </w:p>
    <w:p w14:paraId="0D313825" w14:textId="77777777" w:rsidR="00FB78EA" w:rsidRPr="000F56E3" w:rsidRDefault="00FB78EA" w:rsidP="00D52E28">
      <w:r w:rsidRPr="000F56E3">
        <w:t>第三，</w:t>
      </w:r>
      <w:r w:rsidRPr="000F56E3">
        <w:t>SPDK</w:t>
      </w:r>
      <w:r w:rsidRPr="000F56E3">
        <w:t>针对</w:t>
      </w:r>
      <w:r w:rsidRPr="000F56E3">
        <w:t>NVMe</w:t>
      </w:r>
      <w:r w:rsidRPr="000F56E3">
        <w:t>命令的处理实现了异步事件驱动的机制。这意味着应用程序可以并行发送和处理多个</w:t>
      </w:r>
      <w:r w:rsidRPr="000F56E3">
        <w:t>NVMe</w:t>
      </w:r>
      <w:r w:rsidRPr="000F56E3">
        <w:t>命令，而不会阻塞主线程，从而提高了存储操作的吞吐量和并发性能。</w:t>
      </w:r>
    </w:p>
    <w:p w14:paraId="3443AA40" w14:textId="7DF616A0" w:rsidR="00FB78EA" w:rsidRPr="000F56E3" w:rsidRDefault="00FB78EA" w:rsidP="00D52E28">
      <w:r w:rsidRPr="000F56E3">
        <w:t>最后，</w:t>
      </w:r>
      <w:r w:rsidR="00410549" w:rsidRPr="000F56E3">
        <w:t>由于</w:t>
      </w:r>
      <w:r w:rsidRPr="000F56E3">
        <w:t>NVMe</w:t>
      </w:r>
      <w:r w:rsidRPr="000F56E3">
        <w:t>设备支持多命令队列，</w:t>
      </w:r>
      <w:r w:rsidRPr="000F56E3">
        <w:t>SPDK</w:t>
      </w:r>
      <w:r w:rsidR="00270F0A" w:rsidRPr="000F56E3">
        <w:t>也</w:t>
      </w:r>
      <w:r w:rsidR="00EE3129" w:rsidRPr="000F56E3">
        <w:t>基于该特性</w:t>
      </w:r>
      <w:r w:rsidRPr="000F56E3">
        <w:t>实现了多队列并发处理机制。这种设计可以最大限度地发挥</w:t>
      </w:r>
      <w:r w:rsidRPr="000F56E3">
        <w:t>NVMe</w:t>
      </w:r>
      <w:r w:rsidRPr="000F56E3">
        <w:t>设备的并行性能，进一步提升了存储操作的并行处理能力。</w:t>
      </w:r>
    </w:p>
    <w:p w14:paraId="189D422E" w14:textId="77777777" w:rsidR="00FB78EA" w:rsidRPr="000F56E3" w:rsidRDefault="00FB78EA" w:rsidP="00D52E28">
      <w:r w:rsidRPr="00E652FC">
        <w:rPr>
          <w:b/>
          <w:bCs/>
        </w:rPr>
        <w:t>SPDK</w:t>
      </w:r>
      <w:r w:rsidRPr="000F56E3">
        <w:t>_</w:t>
      </w:r>
      <w:r w:rsidRPr="00E652FC">
        <w:rPr>
          <w:b/>
          <w:bCs/>
        </w:rPr>
        <w:t>NVMe</w:t>
      </w:r>
      <w:r w:rsidRPr="000F56E3">
        <w:t>_</w:t>
      </w:r>
      <w:r w:rsidRPr="00E652FC">
        <w:rPr>
          <w:b/>
          <w:bCs/>
        </w:rPr>
        <w:t>ZNS</w:t>
      </w:r>
    </w:p>
    <w:p w14:paraId="64009A80" w14:textId="228CD500" w:rsidR="00FB78EA" w:rsidRPr="000F56E3" w:rsidRDefault="00FB78EA" w:rsidP="00D52E28">
      <w:r w:rsidRPr="000F56E3">
        <w:lastRenderedPageBreak/>
        <w:t>NVMe</w:t>
      </w:r>
      <w:r w:rsidRPr="000F56E3">
        <w:t>协议规范已经定义了对</w:t>
      </w:r>
      <w:r w:rsidRPr="000F56E3">
        <w:t>ZNS</w:t>
      </w:r>
      <w:r w:rsidRPr="000F56E3">
        <w:t>的支持，包括命令集和数据传输方式等方面的规范。</w:t>
      </w:r>
      <w:r w:rsidRPr="000F56E3">
        <w:t>SPDK</w:t>
      </w:r>
      <w:r w:rsidRPr="000F56E3">
        <w:t>作为一个存储性能优化的软件栈，在支持</w:t>
      </w:r>
      <w:r w:rsidRPr="000F56E3">
        <w:t>NVMe</w:t>
      </w:r>
      <w:r w:rsidRPr="000F56E3">
        <w:t>设备时，直接</w:t>
      </w:r>
      <w:r w:rsidR="00EC7DBD" w:rsidRPr="000F56E3">
        <w:t>包含</w:t>
      </w:r>
      <w:r w:rsidRPr="000F56E3">
        <w:t>了</w:t>
      </w:r>
      <w:r w:rsidRPr="000F56E3">
        <w:t>NVMe</w:t>
      </w:r>
      <w:r w:rsidRPr="000F56E3">
        <w:t>协议规范中对</w:t>
      </w:r>
      <w:r w:rsidRPr="000F56E3">
        <w:t>ZNS</w:t>
      </w:r>
      <w:r w:rsidRPr="000F56E3">
        <w:t>的定义，将其集成到</w:t>
      </w:r>
      <w:r w:rsidRPr="000F56E3">
        <w:t>SPDK</w:t>
      </w:r>
      <w:r w:rsidRPr="000F56E3">
        <w:t>中，从而实现了对</w:t>
      </w:r>
      <w:r w:rsidRPr="000F56E3">
        <w:t>NVMe ZNS SSD</w:t>
      </w:r>
      <w:r w:rsidRPr="000F56E3">
        <w:t>的支持。这是本文工作的关键支撑之一，</w:t>
      </w:r>
      <w:r w:rsidRPr="000F56E3">
        <w:t>Z</w:t>
      </w:r>
      <w:r w:rsidR="00525782" w:rsidRPr="000F56E3">
        <w:t>A</w:t>
      </w:r>
      <w:r w:rsidRPr="000F56E3">
        <w:t>FS</w:t>
      </w:r>
      <w:r w:rsidRPr="000F56E3">
        <w:t>依托次工具库完成对</w:t>
      </w:r>
      <w:r w:rsidRPr="000F56E3">
        <w:t>ZNS SSD</w:t>
      </w:r>
      <w:r w:rsidRPr="000F56E3">
        <w:t>的高效交互，整个代码实现中出现调用该库接口</w:t>
      </w:r>
      <w:r w:rsidRPr="000F56E3">
        <w:t>300</w:t>
      </w:r>
      <w:r w:rsidRPr="000F56E3">
        <w:t>余次。</w:t>
      </w:r>
    </w:p>
    <w:p w14:paraId="0AD305B4" w14:textId="77777777" w:rsidR="00793AF0" w:rsidRDefault="00FB78EA" w:rsidP="00D52E28">
      <w:r w:rsidRPr="000F56E3">
        <w:t>在</w:t>
      </w:r>
      <w:r w:rsidRPr="000F56E3">
        <w:t>SPDK</w:t>
      </w:r>
      <w:r w:rsidRPr="000F56E3">
        <w:t>（</w:t>
      </w:r>
      <w:r w:rsidRPr="000F56E3">
        <w:t>Storage Performance Development Kit</w:t>
      </w:r>
      <w:r w:rsidRPr="000F56E3">
        <w:t>）中，针对</w:t>
      </w:r>
      <w:r w:rsidRPr="000F56E3">
        <w:t>Zoned Namespace</w:t>
      </w:r>
      <w:r w:rsidRPr="000F56E3">
        <w:t>（</w:t>
      </w:r>
      <w:r w:rsidRPr="000F56E3">
        <w:t>ZNS</w:t>
      </w:r>
      <w:r w:rsidRPr="000F56E3">
        <w:t>）的典型函数主要用于处理与</w:t>
      </w:r>
      <w:r w:rsidRPr="000F56E3">
        <w:t>zone</w:t>
      </w:r>
      <w:r w:rsidRPr="000F56E3">
        <w:t>相关的操作，例如读取、写入、重置</w:t>
      </w:r>
      <w:r w:rsidRPr="000F56E3">
        <w:t>zone</w:t>
      </w:r>
      <w:r w:rsidRPr="000F56E3">
        <w:t>等。以下是一些典型的</w:t>
      </w:r>
      <w:r w:rsidRPr="000F56E3">
        <w:t>SPDK</w:t>
      </w:r>
      <w:r w:rsidRPr="000F56E3">
        <w:t>中与</w:t>
      </w:r>
      <w:r w:rsidRPr="000F56E3">
        <w:t>ZNS</w:t>
      </w:r>
      <w:r w:rsidRPr="000F56E3">
        <w:t>相关的函数及其详细说明：</w:t>
      </w:r>
    </w:p>
    <w:p w14:paraId="188CAE6D" w14:textId="127AC48D" w:rsidR="00FB78EA" w:rsidRPr="000F56E3" w:rsidRDefault="00FB78EA" w:rsidP="004144C4">
      <w:pPr>
        <w:pStyle w:val="a0"/>
        <w:numPr>
          <w:ilvl w:val="0"/>
          <w:numId w:val="18"/>
        </w:numPr>
      </w:pPr>
      <w:r w:rsidRPr="000F56E3">
        <w:t xml:space="preserve">spdk_nvme_zns_report_zones() </w:t>
      </w:r>
    </w:p>
    <w:p w14:paraId="680C5D0B" w14:textId="77777777" w:rsidR="00FB78EA" w:rsidRPr="000F56E3" w:rsidRDefault="00FB78EA" w:rsidP="00D52E28">
      <w:r w:rsidRPr="000F56E3">
        <w:t>功能：这个函数用于获取特定命名空间中的</w:t>
      </w:r>
      <w:r w:rsidRPr="000F56E3">
        <w:t>zone</w:t>
      </w:r>
      <w:r w:rsidRPr="000F56E3">
        <w:t>报告。它可以列出所有的</w:t>
      </w:r>
      <w:r w:rsidRPr="000F56E3">
        <w:t>zones</w:t>
      </w:r>
      <w:r w:rsidRPr="000F56E3">
        <w:t>以及它们的属性，包括每个</w:t>
      </w:r>
      <w:r w:rsidRPr="000F56E3">
        <w:t>zone</w:t>
      </w:r>
      <w:r w:rsidRPr="000F56E3">
        <w:t>的状态、大小和写入指针等。</w:t>
      </w:r>
    </w:p>
    <w:p w14:paraId="3D5A59D8" w14:textId="77777777" w:rsidR="00FB78EA" w:rsidRPr="000F56E3" w:rsidRDefault="00FB78EA" w:rsidP="00D52E28">
      <w:r w:rsidRPr="000F56E3">
        <w:t>参数：需要提供命名空间（</w:t>
      </w:r>
      <w:r w:rsidRPr="000F56E3">
        <w:t>ns</w:t>
      </w:r>
      <w:r w:rsidRPr="000F56E3">
        <w:t>）、队列对（</w:t>
      </w:r>
      <w:r w:rsidRPr="000F56E3">
        <w:t>qpair</w:t>
      </w:r>
      <w:r w:rsidRPr="000F56E3">
        <w:t>）、用于存储报告的缓冲区（</w:t>
      </w:r>
      <w:r w:rsidRPr="000F56E3">
        <w:t>buf</w:t>
      </w:r>
      <w:r w:rsidRPr="000F56E3">
        <w:t>）、缓冲区大小（</w:t>
      </w:r>
      <w:r w:rsidRPr="000F56E3">
        <w:t>bufsize</w:t>
      </w:r>
      <w:r w:rsidRPr="000F56E3">
        <w:t>）、起始</w:t>
      </w:r>
      <w:r w:rsidRPr="000F56E3">
        <w:t>zone</w:t>
      </w:r>
      <w:r w:rsidRPr="000F56E3">
        <w:t>的</w:t>
      </w:r>
      <w:r w:rsidRPr="000F56E3">
        <w:t>LBA</w:t>
      </w:r>
      <w:r w:rsidRPr="000F56E3">
        <w:t>（</w:t>
      </w:r>
      <w:r w:rsidRPr="000F56E3">
        <w:t>start_lba</w:t>
      </w:r>
      <w:r w:rsidRPr="000F56E3">
        <w:t>）、要报告的</w:t>
      </w:r>
      <w:r w:rsidRPr="000F56E3">
        <w:t>zone</w:t>
      </w:r>
      <w:r w:rsidRPr="000F56E3">
        <w:t>数量（</w:t>
      </w:r>
      <w:r w:rsidRPr="000F56E3">
        <w:t>num_zones</w:t>
      </w:r>
      <w:r w:rsidRPr="000F56E3">
        <w:t>）、报告类型（</w:t>
      </w:r>
      <w:r w:rsidRPr="000F56E3">
        <w:t>report_type</w:t>
      </w:r>
      <w:r w:rsidRPr="000F56E3">
        <w:t>），以及完成回调函数（</w:t>
      </w:r>
      <w:r w:rsidRPr="000F56E3">
        <w:t>cpl_cb_fn</w:t>
      </w:r>
      <w:r w:rsidRPr="000F56E3">
        <w:t>）。</w:t>
      </w:r>
    </w:p>
    <w:p w14:paraId="4E358E0E" w14:textId="69D1D1AB" w:rsidR="00FB78EA" w:rsidRPr="000F56E3" w:rsidRDefault="00FB78EA" w:rsidP="004144C4">
      <w:pPr>
        <w:pStyle w:val="a0"/>
      </w:pPr>
      <w:r w:rsidRPr="000F56E3">
        <w:t xml:space="preserve">spdk_nvme_zns_reset_zone() </w:t>
      </w:r>
    </w:p>
    <w:p w14:paraId="1FE5C979" w14:textId="77777777" w:rsidR="00B714FD" w:rsidRPr="000F56E3" w:rsidRDefault="00B714FD" w:rsidP="00D52E28">
      <w:r w:rsidRPr="000F56E3">
        <w:t>功能：此函数用于重置一个</w:t>
      </w:r>
      <w:r w:rsidRPr="000F56E3">
        <w:t>zone</w:t>
      </w:r>
      <w:r w:rsidRPr="000F56E3">
        <w:t>，使其回到可写状态。这通常在</w:t>
      </w:r>
      <w:r w:rsidRPr="000F56E3">
        <w:t>zone</w:t>
      </w:r>
      <w:r w:rsidRPr="000F56E3">
        <w:t>完全写满之后需要主动调用。</w:t>
      </w:r>
    </w:p>
    <w:p w14:paraId="31658D2D" w14:textId="38155A58" w:rsidR="00B714FD" w:rsidRPr="000F56E3" w:rsidRDefault="00B714FD" w:rsidP="00D52E28">
      <w:r w:rsidRPr="000F56E3">
        <w:t>参数：包括命名空间（</w:t>
      </w:r>
      <w:r w:rsidRPr="000F56E3">
        <w:t>ns</w:t>
      </w:r>
      <w:r w:rsidRPr="000F56E3">
        <w:t>）、队列对（</w:t>
      </w:r>
      <w:r w:rsidRPr="000F56E3">
        <w:t>qpair</w:t>
      </w:r>
      <w:r w:rsidRPr="000F56E3">
        <w:t>）、</w:t>
      </w:r>
      <w:r w:rsidRPr="000F56E3">
        <w:t>zone</w:t>
      </w:r>
      <w:r w:rsidRPr="000F56E3">
        <w:t>的起始</w:t>
      </w:r>
      <w:r w:rsidRPr="000F56E3">
        <w:t>LBA</w:t>
      </w:r>
      <w:r w:rsidRPr="000F56E3">
        <w:t>（</w:t>
      </w:r>
      <w:r w:rsidRPr="000F56E3">
        <w:t>start_lba</w:t>
      </w:r>
      <w:r w:rsidRPr="000F56E3">
        <w:t>）、是否重置所有</w:t>
      </w:r>
      <w:r w:rsidRPr="000F56E3">
        <w:t>zones</w:t>
      </w:r>
      <w:r w:rsidRPr="000F56E3">
        <w:t>的标志（</w:t>
      </w:r>
      <w:r w:rsidRPr="000F56E3">
        <w:t>reset_all_zones</w:t>
      </w:r>
      <w:r w:rsidRPr="000F56E3">
        <w:t>）、完成回调函数（</w:t>
      </w:r>
      <w:r w:rsidRPr="000F56E3">
        <w:t>cpl_cb_fn</w:t>
      </w:r>
      <w:r w:rsidRPr="000F56E3">
        <w:t>）和回调参数（</w:t>
      </w:r>
      <w:r w:rsidRPr="000F56E3">
        <w:t>arg</w:t>
      </w:r>
      <w:r w:rsidRPr="000F56E3">
        <w:t>）。</w:t>
      </w:r>
    </w:p>
    <w:p w14:paraId="00B6D840" w14:textId="64E9B2FD" w:rsidR="00FB78EA" w:rsidRPr="000F56E3" w:rsidRDefault="00FB78EA" w:rsidP="004144C4">
      <w:pPr>
        <w:pStyle w:val="a0"/>
      </w:pPr>
      <w:r w:rsidRPr="000F56E3">
        <w:t xml:space="preserve">spdk_nvme_zns_zone_append() </w:t>
      </w:r>
    </w:p>
    <w:p w14:paraId="0192BEC2" w14:textId="77777777" w:rsidR="00FB78EA" w:rsidRPr="000F56E3" w:rsidRDefault="00FB78EA" w:rsidP="00D52E28">
      <w:r w:rsidRPr="000F56E3">
        <w:t>功能：这个函数用于向</w:t>
      </w:r>
      <w:r w:rsidRPr="000F56E3">
        <w:t>zone</w:t>
      </w:r>
      <w:r w:rsidRPr="000F56E3">
        <w:t>中追加数据。在</w:t>
      </w:r>
      <w:r w:rsidRPr="000F56E3">
        <w:t>ZNS</w:t>
      </w:r>
      <w:r w:rsidRPr="000F56E3">
        <w:t>设备上，数据通常是以</w:t>
      </w:r>
      <w:r w:rsidRPr="000F56E3">
        <w:t>zone</w:t>
      </w:r>
      <w:r w:rsidRPr="000F56E3">
        <w:t>为单位进行写入的，而追加操作是</w:t>
      </w:r>
      <w:r w:rsidRPr="000F56E3">
        <w:t>zone</w:t>
      </w:r>
      <w:r w:rsidRPr="000F56E3">
        <w:t>写入的基本形式。</w:t>
      </w:r>
    </w:p>
    <w:p w14:paraId="75ACD218" w14:textId="77777777" w:rsidR="00FB78EA" w:rsidRPr="000F56E3" w:rsidRDefault="00FB78EA" w:rsidP="00D52E28">
      <w:r w:rsidRPr="000F56E3">
        <w:t>参数：需要指定命名空间（</w:t>
      </w:r>
      <w:r w:rsidRPr="000F56E3">
        <w:t>ns</w:t>
      </w:r>
      <w:r w:rsidRPr="000F56E3">
        <w:t>）、队列对（</w:t>
      </w:r>
      <w:r w:rsidRPr="000F56E3">
        <w:t>qpair</w:t>
      </w:r>
      <w:r w:rsidRPr="000F56E3">
        <w:t>）、数据缓冲区（</w:t>
      </w:r>
      <w:r w:rsidRPr="000F56E3">
        <w:t>buf</w:t>
      </w:r>
      <w:r w:rsidRPr="000F56E3">
        <w:t>）、</w:t>
      </w:r>
      <w:r w:rsidRPr="000F56E3">
        <w:t>zone</w:t>
      </w:r>
      <w:r w:rsidRPr="000F56E3">
        <w:t>的起始</w:t>
      </w:r>
      <w:r w:rsidRPr="000F56E3">
        <w:t>LBA</w:t>
      </w:r>
      <w:r w:rsidRPr="000F56E3">
        <w:t>（</w:t>
      </w:r>
      <w:r w:rsidRPr="000F56E3">
        <w:t>zslba</w:t>
      </w:r>
      <w:r w:rsidRPr="000F56E3">
        <w:t>）、要写入的</w:t>
      </w:r>
      <w:r w:rsidRPr="000F56E3">
        <w:t>LBA</w:t>
      </w:r>
      <w:r w:rsidRPr="000F56E3">
        <w:t>数量（</w:t>
      </w:r>
      <w:r w:rsidRPr="000F56E3">
        <w:t>num_lbas</w:t>
      </w:r>
      <w:r w:rsidRPr="000F56E3">
        <w:t>）、完成回调函数（</w:t>
      </w:r>
      <w:r w:rsidRPr="000F56E3">
        <w:t>cpl_cb_fn</w:t>
      </w:r>
      <w:r w:rsidRPr="000F56E3">
        <w:t>）、回调参数（</w:t>
      </w:r>
      <w:r w:rsidRPr="000F56E3">
        <w:t>arg</w:t>
      </w:r>
      <w:r w:rsidRPr="000F56E3">
        <w:t>）和附加的标志（</w:t>
      </w:r>
      <w:r w:rsidRPr="000F56E3">
        <w:t>flags</w:t>
      </w:r>
      <w:r w:rsidRPr="000F56E3">
        <w:t>）。</w:t>
      </w:r>
    </w:p>
    <w:p w14:paraId="0204E236" w14:textId="77777777" w:rsidR="00FB78EA" w:rsidRPr="000F56E3" w:rsidRDefault="00FB78EA" w:rsidP="004144C4">
      <w:pPr>
        <w:pStyle w:val="a0"/>
      </w:pPr>
      <w:r w:rsidRPr="000F56E3">
        <w:t xml:space="preserve">spdk_nvme_ns_cmd_read() </w:t>
      </w:r>
    </w:p>
    <w:p w14:paraId="1066E3BF" w14:textId="77777777" w:rsidR="00FB78EA" w:rsidRPr="000F56E3" w:rsidRDefault="00FB78EA" w:rsidP="00D52E28">
      <w:r w:rsidRPr="000F56E3">
        <w:t>功能：虽然这个函数不是专门用于</w:t>
      </w:r>
      <w:r w:rsidRPr="000F56E3">
        <w:t>ZNS</w:t>
      </w:r>
      <w:r w:rsidRPr="000F56E3">
        <w:t>，但它可以用于读取</w:t>
      </w:r>
      <w:r w:rsidRPr="000F56E3">
        <w:t>ZNS</w:t>
      </w:r>
      <w:r w:rsidRPr="000F56E3">
        <w:t>设备中的数据。它负责从指定的命名空间和</w:t>
      </w:r>
      <w:r w:rsidRPr="000F56E3">
        <w:t>LBA</w:t>
      </w:r>
      <w:r w:rsidRPr="000F56E3">
        <w:t>位置读取数据到提供的缓冲区。</w:t>
      </w:r>
    </w:p>
    <w:p w14:paraId="563BDDB8" w14:textId="77777777" w:rsidR="00FB78EA" w:rsidRPr="000F56E3" w:rsidRDefault="00FB78EA" w:rsidP="00D52E28">
      <w:r w:rsidRPr="000F56E3">
        <w:lastRenderedPageBreak/>
        <w:t>参数：包括命名空间（</w:t>
      </w:r>
      <w:r w:rsidRPr="000F56E3">
        <w:t>ns</w:t>
      </w:r>
      <w:r w:rsidRPr="000F56E3">
        <w:t>）、队列对（</w:t>
      </w:r>
      <w:r w:rsidRPr="000F56E3">
        <w:t>qpair</w:t>
      </w:r>
      <w:r w:rsidRPr="000F56E3">
        <w:t>）、数据缓冲区（</w:t>
      </w:r>
      <w:r w:rsidRPr="000F56E3">
        <w:t>buf</w:t>
      </w:r>
      <w:r w:rsidRPr="000F56E3">
        <w:t>）、起始</w:t>
      </w:r>
      <w:r w:rsidRPr="000F56E3">
        <w:t>LBA</w:t>
      </w:r>
      <w:r w:rsidRPr="000F56E3">
        <w:t>（</w:t>
      </w:r>
      <w:r w:rsidRPr="000F56E3">
        <w:t>lba</w:t>
      </w:r>
      <w:r w:rsidRPr="000F56E3">
        <w:t>）、要读取的</w:t>
      </w:r>
      <w:r w:rsidRPr="000F56E3">
        <w:t>LBA</w:t>
      </w:r>
      <w:r w:rsidRPr="000F56E3">
        <w:t>数量（</w:t>
      </w:r>
      <w:r w:rsidRPr="000F56E3">
        <w:t>lba_count</w:t>
      </w:r>
      <w:r w:rsidRPr="000F56E3">
        <w:t>）、完成回调函数（</w:t>
      </w:r>
      <w:r w:rsidRPr="000F56E3">
        <w:t>cpl_cb_fn</w:t>
      </w:r>
      <w:r w:rsidRPr="000F56E3">
        <w:t>）和回调参数（</w:t>
      </w:r>
      <w:r w:rsidRPr="000F56E3">
        <w:t>arg</w:t>
      </w:r>
      <w:r w:rsidRPr="000F56E3">
        <w:t>）。</w:t>
      </w:r>
    </w:p>
    <w:p w14:paraId="51B5C9B0" w14:textId="77777777" w:rsidR="00FB78EA" w:rsidRPr="000F56E3" w:rsidRDefault="00FB78EA" w:rsidP="004144C4">
      <w:pPr>
        <w:pStyle w:val="a0"/>
      </w:pPr>
      <w:r w:rsidRPr="000F56E3">
        <w:t xml:space="preserve">spdk_nvme_zns_close_zone() </w:t>
      </w:r>
    </w:p>
    <w:p w14:paraId="460749B7" w14:textId="77777777" w:rsidR="00FB78EA" w:rsidRPr="000F56E3" w:rsidRDefault="00FB78EA" w:rsidP="00D52E28">
      <w:r w:rsidRPr="000F56E3">
        <w:t>功能：此函数用于关闭一个</w:t>
      </w:r>
      <w:r w:rsidRPr="000F56E3">
        <w:t>zone</w:t>
      </w:r>
      <w:r w:rsidRPr="000F56E3">
        <w:t>，使其变为不可写状态。关闭</w:t>
      </w:r>
      <w:r w:rsidRPr="000F56E3">
        <w:t>zone</w:t>
      </w:r>
      <w:r w:rsidRPr="000F56E3">
        <w:t>是一个重要的步骤，它允许垃圾回收机制后续回收并重用</w:t>
      </w:r>
      <w:r w:rsidRPr="000F56E3">
        <w:t>zone</w:t>
      </w:r>
      <w:r w:rsidRPr="000F56E3">
        <w:t>。</w:t>
      </w:r>
    </w:p>
    <w:p w14:paraId="20A3D716" w14:textId="77777777" w:rsidR="00FB78EA" w:rsidRPr="000F56E3" w:rsidRDefault="00FB78EA" w:rsidP="00D52E28">
      <w:r w:rsidRPr="000F56E3">
        <w:t>参数：包括命名空间（</w:t>
      </w:r>
      <w:r w:rsidRPr="000F56E3">
        <w:t>ns</w:t>
      </w:r>
      <w:r w:rsidRPr="000F56E3">
        <w:t>）、队列对（</w:t>
      </w:r>
      <w:r w:rsidRPr="000F56E3">
        <w:t>qpair</w:t>
      </w:r>
      <w:r w:rsidRPr="000F56E3">
        <w:t>）、</w:t>
      </w:r>
      <w:r w:rsidRPr="000F56E3">
        <w:t>zone</w:t>
      </w:r>
      <w:r w:rsidRPr="000F56E3">
        <w:t>的</w:t>
      </w:r>
      <w:r w:rsidRPr="000F56E3">
        <w:t>ID</w:t>
      </w:r>
      <w:r w:rsidRPr="000F56E3">
        <w:t>（</w:t>
      </w:r>
      <w:r w:rsidRPr="000F56E3">
        <w:t>zone_id</w:t>
      </w:r>
      <w:r w:rsidRPr="000F56E3">
        <w:t>）和完成回调（</w:t>
      </w:r>
      <w:r w:rsidRPr="000F56E3">
        <w:t>cpl_cb_fn</w:t>
      </w:r>
      <w:r w:rsidRPr="000F56E3">
        <w:t>）。</w:t>
      </w:r>
    </w:p>
    <w:p w14:paraId="487F2628" w14:textId="77777777" w:rsidR="00FB78EA" w:rsidRPr="000F56E3" w:rsidRDefault="00FB78EA" w:rsidP="004144C4">
      <w:pPr>
        <w:pStyle w:val="a0"/>
      </w:pPr>
      <w:r w:rsidRPr="000F56E3">
        <w:t xml:space="preserve">spdk_nvme_zns_zone_appendv() </w:t>
      </w:r>
    </w:p>
    <w:p w14:paraId="50E7AB17" w14:textId="77777777" w:rsidR="00FB78EA" w:rsidRPr="000F56E3" w:rsidRDefault="00FB78EA" w:rsidP="00D52E28">
      <w:r w:rsidRPr="000F56E3">
        <w:t>功能：这是一个向量变体的</w:t>
      </w:r>
      <w:r w:rsidRPr="000F56E3">
        <w:t>zone append</w:t>
      </w:r>
      <w:r w:rsidRPr="000F56E3">
        <w:t>函数，允许一次性发送多个数据块到</w:t>
      </w:r>
      <w:r w:rsidRPr="000F56E3">
        <w:t>zone</w:t>
      </w:r>
      <w:r w:rsidRPr="000F56E3">
        <w:t>中。这可以提高写入效率，因为它减少了单个</w:t>
      </w:r>
      <w:r w:rsidRPr="000F56E3">
        <w:t>write</w:t>
      </w:r>
      <w:r w:rsidRPr="000F56E3">
        <w:t>命令的数量。</w:t>
      </w:r>
    </w:p>
    <w:p w14:paraId="629B7409" w14:textId="77777777" w:rsidR="00FB78EA" w:rsidRPr="000F56E3" w:rsidRDefault="00FB78EA" w:rsidP="00D52E28">
      <w:r w:rsidRPr="000F56E3">
        <w:t>参数：与</w:t>
      </w:r>
      <w:r w:rsidRPr="000F56E3">
        <w:t>spdk_nvme_zns_zone_append()</w:t>
      </w:r>
      <w:r w:rsidRPr="000F56E3">
        <w:t>类似，但接受额外的参数来处理多个数据块。</w:t>
      </w:r>
    </w:p>
    <w:p w14:paraId="59E496B3" w14:textId="77777777" w:rsidR="00FB78EA" w:rsidRPr="000F56E3" w:rsidRDefault="00FB78EA" w:rsidP="004144C4">
      <w:pPr>
        <w:pStyle w:val="a0"/>
      </w:pPr>
      <w:r w:rsidRPr="000F56E3">
        <w:t>spdk_nvme_zmalloc</w:t>
      </w:r>
    </w:p>
    <w:p w14:paraId="31763C40" w14:textId="77777777" w:rsidR="00FB78EA" w:rsidRPr="000F56E3" w:rsidRDefault="00FB78EA" w:rsidP="00D52E28">
      <w:r w:rsidRPr="000F56E3">
        <w:t>功能：分配一块对</w:t>
      </w:r>
      <w:r w:rsidRPr="000F56E3">
        <w:t>DMA</w:t>
      </w:r>
      <w:r w:rsidRPr="000F56E3">
        <w:t>传输安全的内存，并初始化为零。</w:t>
      </w:r>
    </w:p>
    <w:p w14:paraId="3B55BBC3" w14:textId="7B8D60D7" w:rsidR="00FB78EA" w:rsidRPr="000F56E3" w:rsidRDefault="00FB78EA" w:rsidP="00D52E28">
      <w:r w:rsidRPr="000F56E3">
        <w:t>参数</w:t>
      </w:r>
      <w:r w:rsidR="00A0429A" w:rsidRPr="000F56E3">
        <w:t>：</w:t>
      </w:r>
      <w:r w:rsidRPr="000F56E3">
        <w:t>size</w:t>
      </w:r>
      <w:r w:rsidRPr="000F56E3">
        <w:t>：要分配的内存大小</w:t>
      </w:r>
      <w:r w:rsidR="000C497E" w:rsidRPr="000F56E3">
        <w:t>；</w:t>
      </w:r>
      <w:r w:rsidRPr="000F56E3">
        <w:t>align</w:t>
      </w:r>
      <w:r w:rsidRPr="000F56E3">
        <w:t>：内存对齐的字节数，通常为</w:t>
      </w:r>
      <w:r w:rsidRPr="000F56E3">
        <w:t>64</w:t>
      </w:r>
      <w:r w:rsidRPr="000F56E3">
        <w:t>字节</w:t>
      </w:r>
      <w:r w:rsidR="005863EB" w:rsidRPr="000F56E3">
        <w:t>；</w:t>
      </w:r>
      <w:r w:rsidRPr="000F56E3">
        <w:t>ctx</w:t>
      </w:r>
      <w:r w:rsidRPr="000F56E3">
        <w:t>：分配上下文，可用于跟踪或状态管理</w:t>
      </w:r>
      <w:r w:rsidR="005863EB" w:rsidRPr="000F56E3">
        <w:t>；</w:t>
      </w:r>
      <w:r w:rsidRPr="000F56E3">
        <w:t>socket_id</w:t>
      </w:r>
      <w:r w:rsidRPr="000F56E3">
        <w:t>：指定内存应该分配在哪个</w:t>
      </w:r>
      <w:r w:rsidRPr="000F56E3">
        <w:t>CPU</w:t>
      </w:r>
      <w:r w:rsidRPr="000F56E3">
        <w:t>插槽的内存上</w:t>
      </w:r>
      <w:r w:rsidR="005863EB" w:rsidRPr="000F56E3">
        <w:t>；</w:t>
      </w:r>
      <w:r w:rsidRPr="000F56E3">
        <w:t>flags</w:t>
      </w:r>
      <w:r w:rsidRPr="000F56E3">
        <w:t>：指定分配特性的标志，如</w:t>
      </w:r>
      <w:r w:rsidRPr="000F56E3">
        <w:t>SPDK_MALLOC_DMA</w:t>
      </w:r>
      <w:r w:rsidRPr="000F56E3">
        <w:t>。</w:t>
      </w:r>
    </w:p>
    <w:p w14:paraId="5226C06D" w14:textId="66775252" w:rsidR="008E5C4D" w:rsidRPr="000F56E3" w:rsidRDefault="00FB78EA" w:rsidP="00D52E28">
      <w:r w:rsidRPr="000F56E3">
        <w:t xml:space="preserve">spdk_nvme_zmalloc </w:t>
      </w:r>
      <w:r w:rsidRPr="000F56E3">
        <w:t>是</w:t>
      </w:r>
      <w:r w:rsidRPr="000F56E3">
        <w:t>SPDK</w:t>
      </w:r>
      <w:r w:rsidRPr="000F56E3">
        <w:t>中用于分配内存的</w:t>
      </w:r>
      <w:r w:rsidR="00DB190B">
        <w:rPr>
          <w:rFonts w:hint="eastAsia"/>
        </w:rPr>
        <w:t>重要</w:t>
      </w:r>
      <w:r w:rsidRPr="000F56E3">
        <w:t>函数，它确保了分配的内存适用于</w:t>
      </w:r>
      <w:r w:rsidRPr="000F56E3">
        <w:t>DMA</w:t>
      </w:r>
      <w:r w:rsidRPr="000F56E3">
        <w:t>操作，这意味着</w:t>
      </w:r>
      <w:r w:rsidRPr="000F56E3">
        <w:t>NVMe</w:t>
      </w:r>
      <w:r w:rsidRPr="000F56E3">
        <w:t>设备可以直接通过</w:t>
      </w:r>
      <w:r w:rsidRPr="000F56E3">
        <w:t>DMA</w:t>
      </w:r>
      <w:r w:rsidRPr="000F56E3">
        <w:t>读取或写入这块内存。该函数还会将分配的内存初始化为零，这对于初始化缓冲区或避免遗留数据非常重要。使用</w:t>
      </w:r>
      <w:r w:rsidRPr="000F56E3">
        <w:t xml:space="preserve">spdk_nvme_zmalloc </w:t>
      </w:r>
      <w:r w:rsidRPr="000F56E3">
        <w:t>分配的内存通常需要与</w:t>
      </w:r>
      <w:r w:rsidRPr="000F56E3">
        <w:t>spdk_dma_free</w:t>
      </w:r>
      <w:r w:rsidRPr="000F56E3">
        <w:t>配对使用来释放，确保内存被正确管理，避免内存泄漏。</w:t>
      </w:r>
    </w:p>
    <w:p w14:paraId="5354BB67" w14:textId="6F0B9716" w:rsidR="008E5C4D" w:rsidRPr="000F56E3" w:rsidRDefault="004E32CE" w:rsidP="00D52E28">
      <w:pPr>
        <w:pStyle w:val="3"/>
      </w:pPr>
      <w:r w:rsidRPr="000F56E3">
        <w:t>独立的</w:t>
      </w:r>
      <w:r w:rsidRPr="000F56E3">
        <w:t>WAL Zone</w:t>
      </w:r>
    </w:p>
    <w:p w14:paraId="719CB649" w14:textId="33CFF604" w:rsidR="004E32CE" w:rsidRPr="000F56E3" w:rsidRDefault="00CD7770" w:rsidP="00D52E28">
      <w:r w:rsidRPr="000F56E3">
        <w:t>在</w:t>
      </w:r>
      <w:r w:rsidR="00D12E95" w:rsidRPr="000F56E3">
        <w:t>最初</w:t>
      </w:r>
      <w:r w:rsidR="004E32CE" w:rsidRPr="000F56E3">
        <w:t>ZenFS</w:t>
      </w:r>
      <w:r w:rsidR="004E32CE" w:rsidRPr="000F56E3">
        <w:t>的设计中，</w:t>
      </w:r>
      <w:r w:rsidR="004E32CE" w:rsidRPr="000F56E3">
        <w:t>Zone</w:t>
      </w:r>
      <w:r w:rsidR="00CC34C0" w:rsidRPr="000F56E3">
        <w:t>按用途</w:t>
      </w:r>
      <w:r w:rsidR="004E32CE" w:rsidRPr="000F56E3">
        <w:t>分为两类，即元数据</w:t>
      </w:r>
      <w:r w:rsidR="004E32CE" w:rsidRPr="000F56E3">
        <w:t>Zone</w:t>
      </w:r>
      <w:r w:rsidR="004E32CE" w:rsidRPr="000F56E3">
        <w:t>和数据</w:t>
      </w:r>
      <w:r w:rsidR="004E32CE" w:rsidRPr="000F56E3">
        <w:t>Zone</w:t>
      </w:r>
      <w:r w:rsidR="004E32CE" w:rsidRPr="000F56E3">
        <w:t>，并没有对</w:t>
      </w:r>
      <w:r w:rsidR="004E32CE" w:rsidRPr="000F56E3">
        <w:t>RocksDB</w:t>
      </w:r>
      <w:r w:rsidR="004E32CE" w:rsidRPr="000F56E3">
        <w:t>的其他组件产生的数据作单独隔离</w:t>
      </w:r>
      <w:r w:rsidR="00C87A7C" w:rsidRPr="000F56E3">
        <w:t>，例如</w:t>
      </w:r>
      <w:r w:rsidR="00C87A7C" w:rsidRPr="000F56E3">
        <w:t>WAL</w:t>
      </w:r>
      <w:r w:rsidR="008B0C60" w:rsidRPr="000F56E3">
        <w:t>并没有放在独立的</w:t>
      </w:r>
      <w:r w:rsidR="008B0C60" w:rsidRPr="000F56E3">
        <w:t>Zone</w:t>
      </w:r>
      <w:r w:rsidR="007145DF" w:rsidRPr="000F56E3">
        <w:t>内</w:t>
      </w:r>
      <w:r w:rsidR="004E32CE" w:rsidRPr="000F56E3">
        <w:t>。为了优化</w:t>
      </w:r>
      <w:r w:rsidR="004E32CE" w:rsidRPr="000F56E3">
        <w:t>WAL</w:t>
      </w:r>
      <w:r w:rsidR="004E32CE" w:rsidRPr="000F56E3">
        <w:t>的写入，</w:t>
      </w:r>
      <w:r w:rsidR="007E4C7A">
        <w:rPr>
          <w:rFonts w:hint="eastAsia"/>
        </w:rPr>
        <w:t>并</w:t>
      </w:r>
      <w:r w:rsidR="00741CBF" w:rsidRPr="000F56E3">
        <w:t>保证进行重排序时能够按照偏移地址相加寻址正常，</w:t>
      </w:r>
      <w:r w:rsidR="00741CBF" w:rsidRPr="000F56E3">
        <w:t>WAL</w:t>
      </w:r>
      <w:r w:rsidR="00741CBF" w:rsidRPr="000F56E3">
        <w:t>将独占区域，在</w:t>
      </w:r>
      <w:r w:rsidR="00741CBF" w:rsidRPr="000F56E3">
        <w:t>ZenFS</w:t>
      </w:r>
      <w:r w:rsidR="00741CBF" w:rsidRPr="000F56E3">
        <w:t>的元数据和数据区域之间预留了</w:t>
      </w:r>
      <w:r w:rsidR="00741CBF" w:rsidRPr="000F56E3">
        <w:lastRenderedPageBreak/>
        <w:t>一组专用的区域，用于存储</w:t>
      </w:r>
      <w:r w:rsidR="00741CBF" w:rsidRPr="000F56E3">
        <w:t>WAL</w:t>
      </w:r>
      <w:r w:rsidR="00741CBF" w:rsidRPr="000F56E3">
        <w:t>。</w:t>
      </w:r>
    </w:p>
    <w:p w14:paraId="7BEB251A" w14:textId="1A0E04D9" w:rsidR="001F704C" w:rsidRPr="000F56E3" w:rsidRDefault="00050165" w:rsidP="00D52E28">
      <w:pPr>
        <w:pStyle w:val="3"/>
      </w:pPr>
      <w:r w:rsidRPr="000F56E3">
        <w:t>与</w:t>
      </w:r>
      <w:r w:rsidRPr="000F56E3">
        <w:t>RocksDB</w:t>
      </w:r>
      <w:r w:rsidRPr="000F56E3">
        <w:t>的兼容性</w:t>
      </w:r>
    </w:p>
    <w:p w14:paraId="76AB8220" w14:textId="5D704232" w:rsidR="00F178DD" w:rsidRPr="000F56E3" w:rsidRDefault="00F178DD" w:rsidP="00D52E28">
      <w:r w:rsidRPr="000F56E3">
        <w:t>为了支持</w:t>
      </w:r>
      <w:r w:rsidR="00CA3A68" w:rsidRPr="000F56E3">
        <w:t>A2-WAL</w:t>
      </w:r>
      <w:r w:rsidRPr="000F56E3">
        <w:t>s</w:t>
      </w:r>
      <w:r w:rsidRPr="000F56E3">
        <w:t>在</w:t>
      </w:r>
      <w:r w:rsidRPr="000F56E3">
        <w:t>RocksDB</w:t>
      </w:r>
      <w:r w:rsidRPr="000F56E3">
        <w:t>中的使用，我们修改了一个函数。</w:t>
      </w:r>
      <w:r w:rsidR="001510EF" w:rsidRPr="000F56E3">
        <w:t>RocksDB</w:t>
      </w:r>
      <w:r w:rsidRPr="000F56E3">
        <w:t>在删除</w:t>
      </w:r>
      <w:r w:rsidRPr="000F56E3">
        <w:t>WAL</w:t>
      </w:r>
      <w:r w:rsidRPr="000F56E3">
        <w:t>时，</w:t>
      </w:r>
      <w:r w:rsidRPr="000F56E3">
        <w:t>RocksDB</w:t>
      </w:r>
      <w:r w:rsidRPr="000F56E3">
        <w:t>首先将</w:t>
      </w:r>
      <w:r w:rsidRPr="000F56E3">
        <w:t>WAL</w:t>
      </w:r>
      <w:r w:rsidRPr="000F56E3">
        <w:t>移动到归档目录，并在稍后的时间点才</w:t>
      </w:r>
      <w:r w:rsidR="000C79D4" w:rsidRPr="000F56E3">
        <w:t>彻底地</w:t>
      </w:r>
      <w:r w:rsidR="003F4A1F" w:rsidRPr="000F56E3">
        <w:t>进行</w:t>
      </w:r>
      <w:r w:rsidRPr="000F56E3">
        <w:t>物理删除。但由于</w:t>
      </w:r>
      <w:r w:rsidRPr="000F56E3">
        <w:t>WAL</w:t>
      </w:r>
      <w:r w:rsidR="006D7E69" w:rsidRPr="000F56E3">
        <w:t>能</w:t>
      </w:r>
      <w:r w:rsidRPr="000F56E3">
        <w:t>使用的区域数量有限，</w:t>
      </w:r>
      <w:r w:rsidR="00D84E7E" w:rsidRPr="000F56E3">
        <w:t>暂存这些失效的</w:t>
      </w:r>
      <w:r w:rsidR="00D84E7E" w:rsidRPr="000F56E3">
        <w:t>WAL</w:t>
      </w:r>
      <w:r w:rsidR="00D84E7E" w:rsidRPr="000F56E3">
        <w:t>需要分配新的</w:t>
      </w:r>
      <w:r w:rsidR="00D84E7E" w:rsidRPr="000F56E3">
        <w:t>Zone</w:t>
      </w:r>
      <w:r w:rsidR="00D84E7E" w:rsidRPr="000F56E3">
        <w:t>，</w:t>
      </w:r>
      <w:r w:rsidRPr="000F56E3">
        <w:t>这可能会导致空间不足，因此我们</w:t>
      </w:r>
      <w:r w:rsidR="007B0E09" w:rsidRPr="000F56E3">
        <w:t>进行修改</w:t>
      </w:r>
      <w:r w:rsidRPr="000F56E3">
        <w:t>强制</w:t>
      </w:r>
      <w:r w:rsidRPr="000F56E3">
        <w:t>RocksDB</w:t>
      </w:r>
      <w:r w:rsidRPr="000F56E3">
        <w:t>立即删除旧的</w:t>
      </w:r>
      <w:r w:rsidRPr="000F56E3">
        <w:t>WAL</w:t>
      </w:r>
      <w:r w:rsidRPr="000F56E3">
        <w:t>。</w:t>
      </w:r>
    </w:p>
    <w:p w14:paraId="34EE7C57" w14:textId="6A09F4B5" w:rsidR="008847FC" w:rsidRPr="000F56E3" w:rsidRDefault="005D0BF6" w:rsidP="00D52E28">
      <w:pPr>
        <w:pStyle w:val="3"/>
      </w:pPr>
      <w:r w:rsidRPr="000F56E3">
        <w:t>代码结构简介</w:t>
      </w:r>
    </w:p>
    <w:p w14:paraId="1C7F7AF2" w14:textId="6D8A2FEC" w:rsidR="00B942F1" w:rsidRPr="000F56E3" w:rsidRDefault="00C334C2" w:rsidP="00D52E28">
      <w:r w:rsidRPr="000F56E3">
        <w:t>ZAFS</w:t>
      </w:r>
      <w:r w:rsidRPr="000F56E3">
        <w:t>的实现</w:t>
      </w:r>
      <w:r w:rsidR="005B2ACE" w:rsidRPr="000F56E3">
        <w:t>保持了原有</w:t>
      </w:r>
      <w:r w:rsidR="005B2ACE" w:rsidRPr="000F56E3">
        <w:t>ZenFS</w:t>
      </w:r>
      <w:r w:rsidR="005B2ACE" w:rsidRPr="000F56E3">
        <w:t>的目录结构。</w:t>
      </w:r>
      <w:r w:rsidR="00B942F1" w:rsidRPr="000F56E3">
        <w:t>主要分为三个文件。</w:t>
      </w:r>
    </w:p>
    <w:p w14:paraId="302B2640" w14:textId="4C1DD470" w:rsidR="00982304" w:rsidRPr="000F56E3" w:rsidRDefault="007930D8" w:rsidP="00D52E28">
      <w:r w:rsidRPr="00A2735A">
        <w:rPr>
          <w:b/>
          <w:bCs/>
        </w:rPr>
        <w:t>i</w:t>
      </w:r>
      <w:r w:rsidR="005B2ACE" w:rsidRPr="00A2735A">
        <w:rPr>
          <w:b/>
          <w:bCs/>
        </w:rPr>
        <w:t>o_z</w:t>
      </w:r>
      <w:r w:rsidR="00C85726" w:rsidRPr="00A2735A">
        <w:rPr>
          <w:b/>
          <w:bCs/>
        </w:rPr>
        <w:t>en</w:t>
      </w:r>
      <w:r w:rsidR="005B2ACE" w:rsidRPr="00A2735A">
        <w:rPr>
          <w:b/>
          <w:bCs/>
        </w:rPr>
        <w:t>fs.h</w:t>
      </w:r>
      <w:r w:rsidR="005B2ACE" w:rsidRPr="00A2735A">
        <w:rPr>
          <w:b/>
          <w:bCs/>
        </w:rPr>
        <w:t>：</w:t>
      </w:r>
      <w:r w:rsidR="005B2ACE" w:rsidRPr="000F56E3">
        <w:t>定义了用于</w:t>
      </w:r>
      <w:r w:rsidR="005B2ACE" w:rsidRPr="000F56E3">
        <w:t xml:space="preserve"> RocksDB </w:t>
      </w:r>
      <w:r w:rsidR="005B2ACE" w:rsidRPr="000F56E3">
        <w:t>的</w:t>
      </w:r>
      <w:r w:rsidR="005B2ACE" w:rsidRPr="000F56E3">
        <w:t xml:space="preserve"> I/O </w:t>
      </w:r>
      <w:r w:rsidR="005B2ACE" w:rsidRPr="000F56E3">
        <w:t>相关的类和接口，包含了如</w:t>
      </w:r>
      <w:r w:rsidR="005B2ACE" w:rsidRPr="000F56E3">
        <w:t xml:space="preserve"> ZoneExtent </w:t>
      </w:r>
      <w:r w:rsidR="005B2ACE" w:rsidRPr="000F56E3">
        <w:t>和</w:t>
      </w:r>
      <w:r w:rsidR="005B2ACE" w:rsidRPr="000F56E3">
        <w:t xml:space="preserve"> ZoneFile </w:t>
      </w:r>
      <w:r w:rsidR="005B2ACE" w:rsidRPr="000F56E3">
        <w:t>等类的定义，这些类表示文件系统中的区域和文件，并且负责编码和解码数据，以及处理数据的读写</w:t>
      </w:r>
      <w:r w:rsidR="001A03C2" w:rsidRPr="000F56E3">
        <w:t>。</w:t>
      </w:r>
      <w:r w:rsidR="007E4C7A">
        <w:rPr>
          <w:rFonts w:hint="eastAsia"/>
        </w:rPr>
        <w:t>该</w:t>
      </w:r>
      <w:r w:rsidR="001A03C2" w:rsidRPr="000F56E3">
        <w:t>文件</w:t>
      </w:r>
      <w:r w:rsidR="00F2496A" w:rsidRPr="000F56E3">
        <w:t>还</w:t>
      </w:r>
      <w:r w:rsidR="005B2ACE" w:rsidRPr="000F56E3">
        <w:t>包括一些全局变量和</w:t>
      </w:r>
      <w:r w:rsidR="005B2ACE" w:rsidRPr="000F56E3">
        <w:t xml:space="preserve"> extern </w:t>
      </w:r>
      <w:r w:rsidR="005B2ACE" w:rsidRPr="000F56E3">
        <w:t>声明，用于跟踪写日志和与底层环境交互。</w:t>
      </w:r>
      <w:r w:rsidR="005B2ACE" w:rsidRPr="000F56E3">
        <w:t xml:space="preserve"> </w:t>
      </w:r>
    </w:p>
    <w:p w14:paraId="33832D83" w14:textId="7F816C9C" w:rsidR="005B2ACE" w:rsidRPr="003D739E" w:rsidRDefault="005B2ACE" w:rsidP="00D52E28">
      <w:r w:rsidRPr="007E40EA">
        <w:rPr>
          <w:b/>
          <w:bCs/>
        </w:rPr>
        <w:t>组件：</w:t>
      </w:r>
    </w:p>
    <w:p w14:paraId="4A75CBD0" w14:textId="35F5CFF2" w:rsidR="005B2ACE" w:rsidRPr="00E132B3" w:rsidRDefault="005B2ACE" w:rsidP="004144C4">
      <w:pPr>
        <w:pStyle w:val="a0"/>
        <w:numPr>
          <w:ilvl w:val="0"/>
          <w:numId w:val="19"/>
        </w:numPr>
      </w:pPr>
      <w:r w:rsidRPr="00E132B3">
        <w:rPr>
          <w:rFonts w:hint="eastAsia"/>
        </w:rPr>
        <w:t xml:space="preserve">ZenFS </w:t>
      </w:r>
      <w:r w:rsidRPr="00E132B3">
        <w:rPr>
          <w:rFonts w:hint="eastAsia"/>
        </w:rPr>
        <w:t>类</w:t>
      </w:r>
      <w:r w:rsidRPr="00E132B3">
        <w:rPr>
          <w:rFonts w:hint="eastAsia"/>
        </w:rPr>
        <w:t xml:space="preserve">: </w:t>
      </w:r>
      <w:r w:rsidRPr="00E132B3">
        <w:rPr>
          <w:rFonts w:hint="eastAsia"/>
        </w:rPr>
        <w:t>代表文件系统本身，包含挂载、从元数据日志中恢复、创建文件系统、列出文件系统、获取区域快照等方法。</w:t>
      </w:r>
    </w:p>
    <w:p w14:paraId="44AEC962" w14:textId="77777777" w:rsidR="006F7FEF" w:rsidRPr="00E132B3" w:rsidRDefault="005B2ACE" w:rsidP="00947734">
      <w:pPr>
        <w:pStyle w:val="a0"/>
      </w:pPr>
      <w:r w:rsidRPr="00E132B3">
        <w:rPr>
          <w:rFonts w:hint="eastAsia"/>
        </w:rPr>
        <w:t xml:space="preserve">ZoneFile </w:t>
      </w:r>
      <w:r w:rsidRPr="00E132B3">
        <w:rPr>
          <w:rFonts w:hint="eastAsia"/>
        </w:rPr>
        <w:t>类</w:t>
      </w:r>
      <w:r w:rsidRPr="00E132B3">
        <w:rPr>
          <w:rFonts w:hint="eastAsia"/>
        </w:rPr>
        <w:t xml:space="preserve">: </w:t>
      </w:r>
      <w:r w:rsidRPr="00E132B3">
        <w:rPr>
          <w:rFonts w:hint="eastAsia"/>
        </w:rPr>
        <w:t>表示文件系统中的文件。</w:t>
      </w:r>
    </w:p>
    <w:p w14:paraId="5B5FA3E9" w14:textId="77777777" w:rsidR="006F7FEF" w:rsidRPr="00E132B3" w:rsidRDefault="005B2ACE">
      <w:pPr>
        <w:pStyle w:val="a0"/>
      </w:pPr>
      <w:r w:rsidRPr="00E132B3">
        <w:rPr>
          <w:rFonts w:hint="eastAsia"/>
        </w:rPr>
        <w:t xml:space="preserve">ZenMetaLog </w:t>
      </w:r>
      <w:r w:rsidRPr="00E132B3">
        <w:rPr>
          <w:rFonts w:hint="eastAsia"/>
        </w:rPr>
        <w:t>类</w:t>
      </w:r>
      <w:r w:rsidRPr="00E132B3">
        <w:rPr>
          <w:rFonts w:hint="eastAsia"/>
        </w:rPr>
        <w:t xml:space="preserve">: </w:t>
      </w:r>
      <w:r w:rsidRPr="00E132B3">
        <w:rPr>
          <w:rFonts w:hint="eastAsia"/>
        </w:rPr>
        <w:t>处理文件系统的元数据日志记录。</w:t>
      </w:r>
    </w:p>
    <w:p w14:paraId="25CA2036" w14:textId="77777777" w:rsidR="006F7FEF" w:rsidRPr="00E132B3" w:rsidRDefault="005B2ACE">
      <w:pPr>
        <w:pStyle w:val="a0"/>
      </w:pPr>
      <w:r w:rsidRPr="00E132B3">
        <w:rPr>
          <w:rFonts w:hint="eastAsia"/>
        </w:rPr>
        <w:t xml:space="preserve">Superblock </w:t>
      </w:r>
      <w:r w:rsidRPr="00E132B3">
        <w:rPr>
          <w:rFonts w:hint="eastAsia"/>
        </w:rPr>
        <w:t>类</w:t>
      </w:r>
      <w:r w:rsidRPr="00E132B3">
        <w:rPr>
          <w:rFonts w:hint="eastAsia"/>
        </w:rPr>
        <w:t xml:space="preserve">: </w:t>
      </w:r>
      <w:r w:rsidRPr="00E132B3">
        <w:rPr>
          <w:rFonts w:hint="eastAsia"/>
        </w:rPr>
        <w:t>表示文件系统的超级块。</w:t>
      </w:r>
    </w:p>
    <w:p w14:paraId="6A58BFB1" w14:textId="45493D86" w:rsidR="00BD3C72" w:rsidRPr="000F56E3" w:rsidRDefault="005B2ACE">
      <w:pPr>
        <w:pStyle w:val="a0"/>
      </w:pPr>
      <w:r w:rsidRPr="00E132B3">
        <w:rPr>
          <w:rFonts w:hint="eastAsia"/>
        </w:rPr>
        <w:t xml:space="preserve">FactoryFunc: </w:t>
      </w:r>
      <w:r w:rsidRPr="00E132B3">
        <w:rPr>
          <w:rFonts w:hint="eastAsia"/>
        </w:rPr>
        <w:t>一个工厂函数，根据</w:t>
      </w:r>
      <w:r w:rsidRPr="00E132B3">
        <w:rPr>
          <w:rFonts w:hint="eastAsia"/>
        </w:rPr>
        <w:t xml:space="preserve"> URI</w:t>
      </w:r>
      <w:r w:rsidRPr="000F56E3">
        <w:t xml:space="preserve"> </w:t>
      </w:r>
      <w:r w:rsidRPr="000F56E3">
        <w:t>创建文件系统的实例。</w:t>
      </w:r>
    </w:p>
    <w:p w14:paraId="1F46589A" w14:textId="16DE5467" w:rsidR="005B2ACE" w:rsidRPr="000F56E3" w:rsidRDefault="005B2ACE" w:rsidP="00D52E28">
      <w:r w:rsidRPr="007E40EA">
        <w:rPr>
          <w:b/>
          <w:bCs/>
        </w:rPr>
        <w:t>功能：</w:t>
      </w:r>
    </w:p>
    <w:p w14:paraId="28B432D7" w14:textId="77777777" w:rsidR="004F2D3F" w:rsidRPr="00E132B3" w:rsidRDefault="005B2ACE" w:rsidP="004144C4">
      <w:pPr>
        <w:pStyle w:val="a0"/>
        <w:numPr>
          <w:ilvl w:val="0"/>
          <w:numId w:val="20"/>
        </w:numPr>
      </w:pPr>
      <w:r w:rsidRPr="00E132B3">
        <w:rPr>
          <w:rFonts w:hint="eastAsia"/>
        </w:rPr>
        <w:t>挂载</w:t>
      </w:r>
      <w:r w:rsidRPr="00E132B3">
        <w:rPr>
          <w:rFonts w:hint="eastAsia"/>
        </w:rPr>
        <w:t xml:space="preserve">: Mount </w:t>
      </w:r>
      <w:r w:rsidRPr="00E132B3">
        <w:rPr>
          <w:rFonts w:hint="eastAsia"/>
        </w:rPr>
        <w:t>函数通过从最新的有效元数据区域中恢复来挂载文件系统。</w:t>
      </w:r>
    </w:p>
    <w:p w14:paraId="27019929" w14:textId="77777777" w:rsidR="004F2D3F" w:rsidRPr="00E132B3" w:rsidRDefault="005B2ACE" w:rsidP="00947734">
      <w:pPr>
        <w:pStyle w:val="a0"/>
      </w:pPr>
      <w:r w:rsidRPr="00E132B3">
        <w:rPr>
          <w:rFonts w:hint="eastAsia"/>
        </w:rPr>
        <w:t>恢复</w:t>
      </w:r>
      <w:r w:rsidRPr="00E132B3">
        <w:rPr>
          <w:rFonts w:hint="eastAsia"/>
        </w:rPr>
        <w:t xml:space="preserve">: RecoverFrom </w:t>
      </w:r>
      <w:r w:rsidRPr="00E132B3">
        <w:rPr>
          <w:rFonts w:hint="eastAsia"/>
        </w:rPr>
        <w:t>函数从元数据日志中恢复文件系统。</w:t>
      </w:r>
    </w:p>
    <w:p w14:paraId="28F0945F" w14:textId="77777777" w:rsidR="004F2D3F" w:rsidRPr="00E132B3" w:rsidRDefault="005B2ACE" w:rsidP="00947734">
      <w:pPr>
        <w:pStyle w:val="a0"/>
      </w:pPr>
      <w:r w:rsidRPr="00E132B3">
        <w:rPr>
          <w:rFonts w:hint="eastAsia"/>
        </w:rPr>
        <w:t>创建文件系统</w:t>
      </w:r>
      <w:r w:rsidRPr="00E132B3">
        <w:rPr>
          <w:rFonts w:hint="eastAsia"/>
        </w:rPr>
        <w:t xml:space="preserve">: MkFS </w:t>
      </w:r>
      <w:r w:rsidRPr="00E132B3">
        <w:rPr>
          <w:rFonts w:hint="eastAsia"/>
        </w:rPr>
        <w:t>函数创建具有指定辅助文件系统路径和完成阈值的新文件系统。</w:t>
      </w:r>
    </w:p>
    <w:p w14:paraId="422FB413" w14:textId="77777777" w:rsidR="004F2D3F" w:rsidRPr="00E132B3" w:rsidRDefault="005B2ACE">
      <w:pPr>
        <w:pStyle w:val="a0"/>
      </w:pPr>
      <w:r w:rsidRPr="00E132B3">
        <w:rPr>
          <w:rFonts w:hint="eastAsia"/>
        </w:rPr>
        <w:t>列出文件系统</w:t>
      </w:r>
      <w:r w:rsidRPr="00E132B3">
        <w:rPr>
          <w:rFonts w:hint="eastAsia"/>
        </w:rPr>
        <w:t xml:space="preserve">: ListZenFileSystems </w:t>
      </w:r>
      <w:r w:rsidRPr="00E132B3">
        <w:rPr>
          <w:rFonts w:hint="eastAsia"/>
        </w:rPr>
        <w:t>函数列出现有的</w:t>
      </w:r>
      <w:r w:rsidRPr="00E132B3">
        <w:rPr>
          <w:rFonts w:hint="eastAsia"/>
        </w:rPr>
        <w:t xml:space="preserve"> ZenFS </w:t>
      </w:r>
      <w:r w:rsidRPr="00E132B3">
        <w:rPr>
          <w:rFonts w:hint="eastAsia"/>
        </w:rPr>
        <w:t>文件系统。</w:t>
      </w:r>
    </w:p>
    <w:p w14:paraId="6D7E917C" w14:textId="41E9D225" w:rsidR="005B2ACE" w:rsidRPr="00E132B3" w:rsidRDefault="005B2ACE">
      <w:pPr>
        <w:pStyle w:val="a0"/>
      </w:pPr>
      <w:r w:rsidRPr="00E132B3">
        <w:rPr>
          <w:rFonts w:hint="eastAsia"/>
        </w:rPr>
        <w:lastRenderedPageBreak/>
        <w:t>区域快照</w:t>
      </w:r>
      <w:r w:rsidRPr="00E132B3">
        <w:rPr>
          <w:rFonts w:hint="eastAsia"/>
        </w:rPr>
        <w:t xml:space="preserve">: GetZoneSnapshot </w:t>
      </w:r>
      <w:r w:rsidRPr="00E132B3">
        <w:rPr>
          <w:rFonts w:hint="eastAsia"/>
        </w:rPr>
        <w:t>和</w:t>
      </w:r>
      <w:r w:rsidRPr="00E132B3">
        <w:rPr>
          <w:rFonts w:hint="eastAsia"/>
        </w:rPr>
        <w:t xml:space="preserve"> GetZoneFileSnapshot </w:t>
      </w:r>
      <w:r w:rsidRPr="00E132B3">
        <w:rPr>
          <w:rFonts w:hint="eastAsia"/>
        </w:rPr>
        <w:t>等函数获取区域和区域文件的快照。</w:t>
      </w:r>
    </w:p>
    <w:p w14:paraId="2BA03690" w14:textId="2404D85E" w:rsidR="005B2ACE" w:rsidRPr="000F56E3" w:rsidRDefault="005B2ACE" w:rsidP="00D52E28">
      <w:r w:rsidRPr="004901E3">
        <w:rPr>
          <w:b/>
          <w:bCs/>
        </w:rPr>
        <w:t>io_zenfs.cc</w:t>
      </w:r>
      <w:r w:rsidRPr="004901E3">
        <w:rPr>
          <w:b/>
          <w:bCs/>
        </w:rPr>
        <w:t>：</w:t>
      </w:r>
      <w:r w:rsidRPr="000F56E3">
        <w:t>它包含了第一个文件中声明的类和</w:t>
      </w:r>
      <w:r w:rsidR="00F017E3" w:rsidRPr="000F56E3">
        <w:t>所需</w:t>
      </w:r>
      <w:r w:rsidRPr="000F56E3">
        <w:t>接口的具体实现</w:t>
      </w:r>
      <w:r w:rsidR="00C716D1" w:rsidRPr="000F56E3">
        <w:t>。</w:t>
      </w:r>
      <w:r w:rsidRPr="000F56E3">
        <w:t>主要实现了</w:t>
      </w:r>
      <w:r w:rsidRPr="000F56E3">
        <w:t xml:space="preserve"> ZoneExtent </w:t>
      </w:r>
      <w:r w:rsidRPr="000F56E3">
        <w:t>和</w:t>
      </w:r>
      <w:r w:rsidRPr="000F56E3">
        <w:t xml:space="preserve"> ZoneFile </w:t>
      </w:r>
      <w:r w:rsidRPr="000F56E3">
        <w:t>类的方法，如数据编码解码、</w:t>
      </w:r>
      <w:r w:rsidRPr="000F56E3">
        <w:t xml:space="preserve">JSON </w:t>
      </w:r>
      <w:r w:rsidRPr="000F56E3">
        <w:t>序列化、以及与</w:t>
      </w:r>
      <w:r w:rsidRPr="000F56E3">
        <w:t xml:space="preserve"> Zoned Block Device (ZBD) </w:t>
      </w:r>
      <w:r w:rsidRPr="000F56E3">
        <w:t>进行读写等操作。还实现了一些用于管理文件和文件区域的功能，如合并文件更新、文件重命名等。</w:t>
      </w:r>
      <w:r w:rsidRPr="000F56E3">
        <w:t xml:space="preserve"> </w:t>
      </w:r>
    </w:p>
    <w:p w14:paraId="1AFDB3C6" w14:textId="3ACD73BB" w:rsidR="00F950E3" w:rsidRPr="000F56E3" w:rsidRDefault="005B2ACE" w:rsidP="00D52E28">
      <w:r w:rsidRPr="004901E3">
        <w:rPr>
          <w:b/>
          <w:bCs/>
        </w:rPr>
        <w:t>zbd_zenfs.cc</w:t>
      </w:r>
      <w:r w:rsidR="008648C0" w:rsidRPr="004901E3">
        <w:rPr>
          <w:b/>
          <w:bCs/>
        </w:rPr>
        <w:t>：</w:t>
      </w:r>
      <w:r w:rsidRPr="000F56E3">
        <w:t>此文件实现了</w:t>
      </w:r>
      <w:r w:rsidRPr="000F56E3">
        <w:t xml:space="preserve"> Zoned Block Device (ZBD) </w:t>
      </w:r>
      <w:r w:rsidRPr="000F56E3">
        <w:t>的相关操作，它提供了管理</w:t>
      </w:r>
      <w:r w:rsidRPr="000F56E3">
        <w:t xml:space="preserve"> ZNS </w:t>
      </w:r>
      <w:r w:rsidRPr="000F56E3">
        <w:t>设备区域的方法。定义了</w:t>
      </w:r>
      <w:r w:rsidRPr="000F56E3">
        <w:t xml:space="preserve"> ZonedBlockDevice </w:t>
      </w:r>
      <w:r w:rsidRPr="000F56E3">
        <w:t>类，这个类负责打开和关闭设备、分配和释放区域、以及管理区域的状态等。文件中包括了一些底层的</w:t>
      </w:r>
      <w:r w:rsidRPr="000F56E3">
        <w:t xml:space="preserve"> NVMe ZNS</w:t>
      </w:r>
      <w:r w:rsidRPr="000F56E3">
        <w:t>操作，例如区域重置、追加写、同步等。</w:t>
      </w:r>
      <w:r w:rsidR="00DF62DD" w:rsidRPr="000F56E3">
        <w:t>同时，包含底层调用，比如</w:t>
      </w:r>
      <w:r w:rsidRPr="000F56E3">
        <w:t>SPDK</w:t>
      </w:r>
      <w:r w:rsidRPr="000F56E3">
        <w:t>相关的</w:t>
      </w:r>
      <w:r w:rsidR="00B27E4E" w:rsidRPr="000F56E3">
        <w:t>代码</w:t>
      </w:r>
      <w:r w:rsidR="00E34F31" w:rsidRPr="000F56E3">
        <w:t>来</w:t>
      </w:r>
      <w:r w:rsidRPr="000F56E3">
        <w:t>直接与</w:t>
      </w:r>
      <w:r w:rsidRPr="000F56E3">
        <w:t xml:space="preserve"> NVMe </w:t>
      </w:r>
      <w:r w:rsidRPr="000F56E3">
        <w:t>设备进行交互，避免操作系统的存储栈</w:t>
      </w:r>
      <w:r w:rsidR="00E227AA" w:rsidRPr="000F56E3">
        <w:t>。</w:t>
      </w:r>
    </w:p>
    <w:p w14:paraId="2C4BCB96" w14:textId="5F93B5DC" w:rsidR="000F2FD8" w:rsidRPr="000F56E3" w:rsidRDefault="00327DA5" w:rsidP="00D52E28">
      <w:pPr>
        <w:pStyle w:val="2"/>
        <w:spacing w:before="120" w:after="120"/>
      </w:pPr>
      <w:bookmarkStart w:id="59" w:name="_Toc230494043"/>
      <w:bookmarkStart w:id="60" w:name="_Toc229383654"/>
      <w:bookmarkStart w:id="61" w:name="_Toc230493738"/>
      <w:bookmarkStart w:id="62" w:name="_Toc230494165"/>
      <w:bookmarkStart w:id="63" w:name="_Toc230405743"/>
      <w:bookmarkStart w:id="64" w:name="_Toc230493739"/>
      <w:bookmarkStart w:id="65" w:name="_Toc229454145"/>
      <w:bookmarkStart w:id="66" w:name="_Toc230494042"/>
      <w:bookmarkStart w:id="67" w:name="_Toc230331892"/>
      <w:bookmarkStart w:id="68" w:name="_Toc230494863"/>
      <w:bookmarkStart w:id="69" w:name="_Toc229383656"/>
      <w:bookmarkStart w:id="70" w:name="_Toc230494648"/>
      <w:bookmarkStart w:id="71" w:name="_Toc230331894"/>
      <w:bookmarkStart w:id="72" w:name="_Toc229383657"/>
      <w:bookmarkStart w:id="73" w:name="_Toc230405744"/>
      <w:bookmarkStart w:id="74" w:name="_Toc230494862"/>
      <w:bookmarkStart w:id="75" w:name="_Toc230494651"/>
      <w:bookmarkStart w:id="76" w:name="_Toc230494288"/>
      <w:bookmarkStart w:id="77" w:name="_Toc229383655"/>
      <w:bookmarkStart w:id="78" w:name="_Toc230494864"/>
      <w:bookmarkStart w:id="79" w:name="_Toc230405745"/>
      <w:bookmarkStart w:id="80" w:name="_Toc229383660"/>
      <w:bookmarkStart w:id="81" w:name="_Toc230331898"/>
      <w:bookmarkStart w:id="82" w:name="_Toc230494867"/>
      <w:bookmarkStart w:id="83" w:name="_Toc230494166"/>
      <w:bookmarkStart w:id="84" w:name="_Toc230494170"/>
      <w:bookmarkStart w:id="85" w:name="_Toc230493742"/>
      <w:bookmarkStart w:id="86" w:name="_Toc230494291"/>
      <w:bookmarkStart w:id="87" w:name="_Toc229454149"/>
      <w:bookmarkStart w:id="88" w:name="_Toc230494290"/>
      <w:bookmarkStart w:id="89" w:name="_Toc230494048"/>
      <w:bookmarkStart w:id="90" w:name="_Toc230494293"/>
      <w:bookmarkStart w:id="91" w:name="_Toc230494294"/>
      <w:bookmarkStart w:id="92" w:name="_Toc230331895"/>
      <w:bookmarkStart w:id="93" w:name="_Toc230494167"/>
      <w:bookmarkStart w:id="94" w:name="_Toc229383659"/>
      <w:bookmarkStart w:id="95" w:name="_Toc230494650"/>
      <w:bookmarkStart w:id="96" w:name="_Toc229454147"/>
      <w:bookmarkStart w:id="97" w:name="_Toc230331893"/>
      <w:bookmarkStart w:id="98" w:name="_Toc229454148"/>
      <w:bookmarkStart w:id="99" w:name="_Toc230494168"/>
      <w:bookmarkStart w:id="100" w:name="_Toc230405746"/>
      <w:bookmarkStart w:id="101" w:name="_Toc230493741"/>
      <w:bookmarkStart w:id="102" w:name="_Toc230494865"/>
      <w:bookmarkStart w:id="103" w:name="_Toc230331896"/>
      <w:bookmarkStart w:id="104" w:name="_Toc229454146"/>
      <w:bookmarkStart w:id="105" w:name="_Toc230493740"/>
      <w:bookmarkStart w:id="106" w:name="_Toc230494045"/>
      <w:bookmarkStart w:id="107" w:name="_Toc229383658"/>
      <w:bookmarkStart w:id="108" w:name="_Toc230331897"/>
      <w:bookmarkStart w:id="109" w:name="_Toc230494649"/>
      <w:bookmarkStart w:id="110" w:name="_Toc230494044"/>
      <w:bookmarkStart w:id="111" w:name="_Toc230494289"/>
      <w:bookmarkStart w:id="112" w:name="_Toc230494171"/>
      <w:bookmarkStart w:id="113" w:name="_Toc230331899"/>
      <w:bookmarkStart w:id="114" w:name="_Toc230494295"/>
      <w:bookmarkStart w:id="115" w:name="_Toc230494868"/>
      <w:bookmarkStart w:id="116" w:name="_Toc230494047"/>
      <w:bookmarkStart w:id="117" w:name="_Toc230405747"/>
      <w:bookmarkStart w:id="118" w:name="_Toc230494653"/>
      <w:bookmarkStart w:id="119" w:name="_Toc230494046"/>
      <w:bookmarkStart w:id="120" w:name="_Toc230494655"/>
      <w:bookmarkStart w:id="121" w:name="_Toc230494172"/>
      <w:bookmarkStart w:id="122" w:name="_Toc230494866"/>
      <w:bookmarkStart w:id="123" w:name="_Toc230494049"/>
      <w:bookmarkStart w:id="124" w:name="_Toc229454151"/>
      <w:bookmarkStart w:id="125" w:name="_Toc230494292"/>
      <w:bookmarkStart w:id="126" w:name="_Toc230494169"/>
      <w:bookmarkStart w:id="127" w:name="_Toc230493745"/>
      <w:bookmarkStart w:id="128" w:name="_Toc230405748"/>
      <w:bookmarkStart w:id="129" w:name="_Toc230494652"/>
      <w:bookmarkStart w:id="130" w:name="_Toc229454150"/>
      <w:bookmarkStart w:id="131" w:name="_Toc230494654"/>
      <w:bookmarkStart w:id="132" w:name="_Toc229454152"/>
      <w:bookmarkStart w:id="133" w:name="_Toc230493743"/>
      <w:bookmarkStart w:id="134" w:name="_Toc230494869"/>
      <w:bookmarkStart w:id="135" w:name="_Toc230405749"/>
      <w:bookmarkStart w:id="136" w:name="_Toc229383661"/>
      <w:bookmarkStart w:id="137" w:name="_Toc230405750"/>
      <w:bookmarkStart w:id="138" w:name="_Toc230493744"/>
      <w:bookmarkStart w:id="139" w:name="_Toc266358982"/>
      <w:bookmarkStart w:id="140" w:name="_Toc390947159"/>
      <w:bookmarkStart w:id="141" w:name="_Toc230494870"/>
      <w:bookmarkStart w:id="142" w:name="_Toc230494296"/>
      <w:bookmarkStart w:id="143" w:name="_Toc230955697"/>
      <w:bookmarkStart w:id="144" w:name="_Toc16715299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r w:rsidRPr="000F56E3">
        <w:t>本章小结</w:t>
      </w:r>
      <w:bookmarkEnd w:id="139"/>
      <w:bookmarkEnd w:id="140"/>
      <w:bookmarkEnd w:id="141"/>
      <w:bookmarkEnd w:id="142"/>
      <w:bookmarkEnd w:id="143"/>
      <w:bookmarkEnd w:id="144"/>
    </w:p>
    <w:p w14:paraId="2226092C" w14:textId="15558B9C" w:rsidR="005C33C0" w:rsidRPr="000F56E3" w:rsidRDefault="005C33C0" w:rsidP="00D52E28">
      <w:r w:rsidRPr="000F56E3">
        <w:t>在本章中，我们探讨了</w:t>
      </w:r>
      <w:r w:rsidRPr="000F56E3">
        <w:t>ZNS SSD</w:t>
      </w:r>
      <w:r w:rsidRPr="000F56E3">
        <w:t>的特性及其对数据库管理系统，尤其是</w:t>
      </w:r>
      <w:r w:rsidRPr="000F56E3">
        <w:t>RocksDB</w:t>
      </w:r>
      <w:r w:rsidRPr="000F56E3">
        <w:t>的影响。我们首先介绍了</w:t>
      </w:r>
      <w:r w:rsidRPr="000F56E3">
        <w:t>ZNS SSD</w:t>
      </w:r>
      <w:r w:rsidR="00E96907" w:rsidRPr="000F56E3">
        <w:t>具体实施时所需的软硬件环境</w:t>
      </w:r>
      <w:r w:rsidR="00867886" w:rsidRPr="000F56E3">
        <w:t>。</w:t>
      </w:r>
      <w:r w:rsidRPr="000F56E3">
        <w:t>随后，我们</w:t>
      </w:r>
      <w:r w:rsidR="00BA5E29" w:rsidRPr="000F56E3">
        <w:t>明确了</w:t>
      </w:r>
      <w:r w:rsidR="005905F5" w:rsidRPr="000F56E3">
        <w:t>RocksDB</w:t>
      </w:r>
      <w:r w:rsidR="005905F5" w:rsidRPr="000F56E3">
        <w:t>的具体架构和读写流程。</w:t>
      </w:r>
      <w:r w:rsidRPr="000F56E3">
        <w:t>深入分析了针对</w:t>
      </w:r>
      <w:r w:rsidRPr="000F56E3">
        <w:t>ZNS</w:t>
      </w:r>
      <w:r w:rsidRPr="000F56E3">
        <w:t>设备</w:t>
      </w:r>
      <w:r w:rsidR="00A32437" w:rsidRPr="000F56E3">
        <w:t>实现的</w:t>
      </w:r>
      <w:r w:rsidRPr="000F56E3">
        <w:t>RocksDB</w:t>
      </w:r>
      <w:r w:rsidRPr="000F56E3">
        <w:t>的适配</w:t>
      </w:r>
      <w:r w:rsidR="00A32437" w:rsidRPr="000F56E3">
        <w:t>，分析了该实现仍存在的不足。</w:t>
      </w:r>
    </w:p>
    <w:p w14:paraId="71806E35" w14:textId="2A8F9DF3" w:rsidR="002E0826" w:rsidRPr="000F56E3" w:rsidRDefault="002E0826" w:rsidP="00D52E28">
      <w:r w:rsidRPr="000F56E3">
        <w:t>还讨论了</w:t>
      </w:r>
      <w:r w:rsidRPr="000F56E3">
        <w:t>Zone Append</w:t>
      </w:r>
      <w:r w:rsidRPr="000F56E3">
        <w:t>操作的实现及其对于数据库事务处理性能的提升，以及通过</w:t>
      </w:r>
      <w:r w:rsidRPr="000F56E3">
        <w:t>Zone-</w:t>
      </w:r>
      <w:r w:rsidR="00FE697C" w:rsidRPr="000F56E3">
        <w:t xml:space="preserve"> Append </w:t>
      </w:r>
      <w:r w:rsidRPr="000F56E3">
        <w:t>WAL</w:t>
      </w:r>
      <w:r w:rsidRPr="000F56E3">
        <w:t>来进一步优化日志写入的效率。最后，我们提出了</w:t>
      </w:r>
      <w:r w:rsidR="00606B4B" w:rsidRPr="000F56E3">
        <w:t>ZAFS</w:t>
      </w:r>
      <w:r w:rsidRPr="000F56E3">
        <w:t>，</w:t>
      </w:r>
      <w:r w:rsidR="00F05E07" w:rsidRPr="000F56E3">
        <w:t>基于</w:t>
      </w:r>
      <w:r w:rsidRPr="000F56E3">
        <w:t>SPDK</w:t>
      </w:r>
      <w:r w:rsidR="00F05E07" w:rsidRPr="000F56E3">
        <w:t>实现了</w:t>
      </w:r>
      <w:r w:rsidR="00F05E07" w:rsidRPr="000F56E3">
        <w:t>RocksDB</w:t>
      </w:r>
      <w:r w:rsidR="00F05E07" w:rsidRPr="000F56E3">
        <w:t>文件系统后端，并</w:t>
      </w:r>
      <w:r w:rsidRPr="000F56E3">
        <w:t>集成</w:t>
      </w:r>
      <w:r w:rsidR="00F05E07" w:rsidRPr="000F56E3">
        <w:t>了</w:t>
      </w:r>
      <w:r w:rsidR="00F05E07" w:rsidRPr="000F56E3">
        <w:t>Zone-</w:t>
      </w:r>
      <w:r w:rsidR="009006D5" w:rsidRPr="000F56E3">
        <w:t xml:space="preserve"> Append </w:t>
      </w:r>
      <w:r w:rsidR="00F05E07" w:rsidRPr="000F56E3">
        <w:t>WAL</w:t>
      </w:r>
      <w:r w:rsidR="00F05E07" w:rsidRPr="000F56E3">
        <w:t>的方案，解决了</w:t>
      </w:r>
      <w:r w:rsidR="00F05E07" w:rsidRPr="000F56E3">
        <w:t>ZNS</w:t>
      </w:r>
      <w:r w:rsidR="00F05E07" w:rsidRPr="000F56E3">
        <w:t>中</w:t>
      </w:r>
      <w:r w:rsidR="00F05E07" w:rsidRPr="000F56E3">
        <w:t>WAL</w:t>
      </w:r>
      <w:r w:rsidR="00F05E07" w:rsidRPr="000F56E3">
        <w:t>串行写导致的写入瓶颈问题</w:t>
      </w:r>
      <w:r w:rsidRPr="000F56E3">
        <w:t>。</w:t>
      </w:r>
      <w:r w:rsidR="00193BF5" w:rsidRPr="000F56E3">
        <w:t>整体来看，本章提供了对</w:t>
      </w:r>
      <w:r w:rsidR="00193BF5" w:rsidRPr="000F56E3">
        <w:t>ZNS SSD</w:t>
      </w:r>
      <w:r w:rsidR="00193BF5" w:rsidRPr="000F56E3">
        <w:t>在数据库环境中应用的深入分析，并指出了当前技术的限制</w:t>
      </w:r>
      <w:r w:rsidR="006078BA" w:rsidRPr="000F56E3">
        <w:t>并展示了</w:t>
      </w:r>
      <w:r w:rsidR="00193BF5" w:rsidRPr="000F56E3">
        <w:t>未来发展的潜力。通过这些技术的集成与优化，能够显著提高大规模数据处理环境中的存储效率和系统稳定性。</w:t>
      </w:r>
    </w:p>
    <w:p w14:paraId="30805F57" w14:textId="16AADD91" w:rsidR="000F2FD8" w:rsidRPr="000F56E3" w:rsidRDefault="000F2FD8" w:rsidP="00D52E28">
      <w:pPr>
        <w:pStyle w:val="a5"/>
      </w:pPr>
    </w:p>
    <w:p w14:paraId="7D5FECB6" w14:textId="68932468" w:rsidR="000F2FD8" w:rsidRPr="000F56E3" w:rsidRDefault="00327DA5" w:rsidP="00D52E28">
      <w:pPr>
        <w:pStyle w:val="1"/>
      </w:pPr>
      <w:bookmarkStart w:id="145" w:name="_Toc167152999"/>
      <w:r w:rsidRPr="000F56E3">
        <w:lastRenderedPageBreak/>
        <w:t>性能测试与分析</w:t>
      </w:r>
      <w:bookmarkEnd w:id="145"/>
    </w:p>
    <w:p w14:paraId="091F1FF7" w14:textId="6075C400" w:rsidR="004A2021" w:rsidRPr="000F56E3" w:rsidRDefault="006F54DE" w:rsidP="00D52E28">
      <w:pPr>
        <w:pStyle w:val="2"/>
        <w:spacing w:before="120" w:after="120"/>
      </w:pPr>
      <w:bookmarkStart w:id="146" w:name="_Toc167153000"/>
      <w:r w:rsidRPr="000F56E3">
        <w:t>实验平台</w:t>
      </w:r>
      <w:r w:rsidR="001C3553" w:rsidRPr="000F56E3">
        <w:t>配置</w:t>
      </w:r>
      <w:bookmarkEnd w:id="146"/>
    </w:p>
    <w:p w14:paraId="4A39DA9D" w14:textId="22E9AE00" w:rsidR="00A50704" w:rsidRPr="000F56E3" w:rsidRDefault="00A50704" w:rsidP="00D52E28">
      <w:r w:rsidRPr="000F56E3">
        <w:t>实验</w:t>
      </w:r>
      <w:r w:rsidR="00961B80">
        <w:rPr>
          <w:rFonts w:hint="eastAsia"/>
        </w:rPr>
        <w:t>平台</w:t>
      </w:r>
      <w:r w:rsidR="00A10835">
        <w:rPr>
          <w:rFonts w:hint="eastAsia"/>
        </w:rPr>
        <w:t>使用</w:t>
      </w:r>
      <w:r w:rsidR="00961B80">
        <w:rPr>
          <w:rFonts w:hint="eastAsia"/>
        </w:rPr>
        <w:t>配有</w:t>
      </w:r>
      <w:r w:rsidR="00217768">
        <w:rPr>
          <w:rFonts w:hint="eastAsia"/>
        </w:rPr>
        <w:t>双路</w:t>
      </w:r>
      <w:r w:rsidR="00217768">
        <w:rPr>
          <w:rFonts w:hint="eastAsia"/>
        </w:rPr>
        <w:t>C</w:t>
      </w:r>
      <w:r w:rsidR="00217768">
        <w:t>PU</w:t>
      </w:r>
      <w:r w:rsidR="00AB3007">
        <w:rPr>
          <w:rFonts w:hint="eastAsia"/>
        </w:rPr>
        <w:t>，</w:t>
      </w:r>
      <w:r w:rsidR="00217768">
        <w:rPr>
          <w:rFonts w:hint="eastAsia"/>
        </w:rPr>
        <w:t>大容量</w:t>
      </w:r>
      <w:r w:rsidR="00217768">
        <w:rPr>
          <w:rFonts w:hint="eastAsia"/>
        </w:rPr>
        <w:t>D</w:t>
      </w:r>
      <w:r w:rsidR="00217768">
        <w:t>DR4</w:t>
      </w:r>
      <w:r w:rsidR="00217768">
        <w:rPr>
          <w:rFonts w:hint="eastAsia"/>
        </w:rPr>
        <w:t>内存的</w:t>
      </w:r>
      <w:r w:rsidR="0002111C">
        <w:rPr>
          <w:rFonts w:hint="eastAsia"/>
        </w:rPr>
        <w:t>高性能</w:t>
      </w:r>
      <w:r w:rsidRPr="000F56E3">
        <w:t>服务器</w:t>
      </w:r>
      <w:r w:rsidR="00B83FF2">
        <w:rPr>
          <w:rFonts w:hint="eastAsia"/>
        </w:rPr>
        <w:t>，</w:t>
      </w:r>
      <w:r w:rsidR="006B1C19">
        <w:rPr>
          <w:rFonts w:hint="eastAsia"/>
        </w:rPr>
        <w:t>并</w:t>
      </w:r>
      <w:r w:rsidR="006B1C19" w:rsidRPr="006B1C19">
        <w:rPr>
          <w:rFonts w:hint="eastAsia"/>
        </w:rPr>
        <w:t>装有两块浪潮</w:t>
      </w:r>
      <w:r w:rsidR="001D0356" w:rsidRPr="001D0356">
        <w:t>Inspur NS8600G2-Z</w:t>
      </w:r>
      <w:r w:rsidR="006B1C19" w:rsidRPr="006B1C19">
        <w:t xml:space="preserve"> ZNS SSD</w:t>
      </w:r>
      <w:r w:rsidR="007A7CC0">
        <w:rPr>
          <w:rFonts w:hint="eastAsia"/>
        </w:rPr>
        <w:t>，</w:t>
      </w:r>
      <w:r w:rsidR="00141D75">
        <w:rPr>
          <w:rFonts w:hint="eastAsia"/>
        </w:rPr>
        <w:t>其</w:t>
      </w:r>
      <w:r w:rsidR="00B83FF2">
        <w:rPr>
          <w:rFonts w:hint="eastAsia"/>
        </w:rPr>
        <w:t>具体</w:t>
      </w:r>
      <w:r w:rsidRPr="000F56E3">
        <w:t>配置如表</w:t>
      </w:r>
      <w:r w:rsidRPr="000F56E3">
        <w:t>4-1</w:t>
      </w:r>
      <w:r w:rsidRPr="000F56E3">
        <w:t>所示。</w:t>
      </w:r>
    </w:p>
    <w:p w14:paraId="0FC0FCEE" w14:textId="26156DBB" w:rsidR="00DE38F0" w:rsidRPr="000F56E3" w:rsidRDefault="00DE38F0" w:rsidP="00D52E28">
      <w:pPr>
        <w:pStyle w:val="a7"/>
      </w:pPr>
      <w:r w:rsidRPr="000F56E3">
        <w:t>表</w:t>
      </w:r>
      <w:r w:rsidRPr="000F56E3">
        <w:t>4</w:t>
      </w:r>
      <w:r w:rsidRPr="000F56E3">
        <w:noBreakHyphen/>
      </w:r>
      <w:r w:rsidRPr="000F56E3">
        <w:fldChar w:fldCharType="begin"/>
      </w:r>
      <w:r w:rsidRPr="000F56E3">
        <w:instrText xml:space="preserve"> SEQ </w:instrText>
      </w:r>
      <w:r w:rsidRPr="000F56E3">
        <w:instrText>表</w:instrText>
      </w:r>
      <w:r w:rsidRPr="000F56E3">
        <w:instrText xml:space="preserve"> \* ARABIC \s 1 </w:instrText>
      </w:r>
      <w:r w:rsidRPr="000F56E3">
        <w:fldChar w:fldCharType="separate"/>
      </w:r>
      <w:r w:rsidRPr="000F56E3">
        <w:t>1</w:t>
      </w:r>
      <w:r w:rsidRPr="000F56E3">
        <w:fldChar w:fldCharType="end"/>
      </w:r>
      <w:r w:rsidRPr="000F56E3">
        <w:t xml:space="preserve"> </w:t>
      </w:r>
      <w:r w:rsidR="006168F7" w:rsidRPr="000F56E3">
        <w:t>实验平台配置</w:t>
      </w:r>
    </w:p>
    <w:tbl>
      <w:tblPr>
        <w:tblW w:w="0" w:type="auto"/>
        <w:jc w:val="center"/>
        <w:tblBorders>
          <w:top w:val="single" w:sz="12" w:space="0" w:color="008000"/>
          <w:bottom w:val="single" w:sz="12" w:space="0" w:color="008000"/>
        </w:tblBorders>
        <w:tblLook w:val="04A0" w:firstRow="1" w:lastRow="0" w:firstColumn="1" w:lastColumn="0" w:noHBand="0" w:noVBand="1"/>
      </w:tblPr>
      <w:tblGrid>
        <w:gridCol w:w="1701"/>
        <w:gridCol w:w="6096"/>
      </w:tblGrid>
      <w:tr w:rsidR="006B3E29" w:rsidRPr="000F56E3" w14:paraId="13EBC3F0" w14:textId="77777777" w:rsidTr="00B45CCB">
        <w:trPr>
          <w:trHeight w:hRule="exact" w:val="397"/>
          <w:jc w:val="center"/>
        </w:trPr>
        <w:tc>
          <w:tcPr>
            <w:tcW w:w="1701" w:type="dxa"/>
            <w:tcBorders>
              <w:bottom w:val="single" w:sz="6" w:space="0" w:color="008000"/>
            </w:tcBorders>
            <w:vAlign w:val="center"/>
          </w:tcPr>
          <w:p w14:paraId="79B3ECB5" w14:textId="4F74CCBB" w:rsidR="006B3E29" w:rsidRPr="005A280A" w:rsidRDefault="006B3E29" w:rsidP="00D52E28"/>
        </w:tc>
        <w:tc>
          <w:tcPr>
            <w:tcW w:w="6096" w:type="dxa"/>
            <w:tcBorders>
              <w:bottom w:val="single" w:sz="6" w:space="0" w:color="008000"/>
            </w:tcBorders>
            <w:vAlign w:val="center"/>
          </w:tcPr>
          <w:p w14:paraId="068CC914" w14:textId="3954BB43" w:rsidR="006B3E29" w:rsidRPr="00B70D34" w:rsidRDefault="004965CD" w:rsidP="00D52E28">
            <w:pPr>
              <w:rPr>
                <w:sz w:val="21"/>
                <w:szCs w:val="21"/>
              </w:rPr>
            </w:pPr>
            <w:r w:rsidRPr="00B70D34">
              <w:rPr>
                <w:sz w:val="21"/>
                <w:szCs w:val="21"/>
              </w:rPr>
              <w:t>配置</w:t>
            </w:r>
          </w:p>
        </w:tc>
      </w:tr>
      <w:tr w:rsidR="00BC32B3" w:rsidRPr="000F56E3" w14:paraId="6B2D0A7F" w14:textId="77777777" w:rsidTr="008B01CD">
        <w:trPr>
          <w:trHeight w:hRule="exact" w:val="397"/>
          <w:jc w:val="center"/>
        </w:trPr>
        <w:tc>
          <w:tcPr>
            <w:tcW w:w="1701" w:type="dxa"/>
          </w:tcPr>
          <w:p w14:paraId="63DCC9D0" w14:textId="3A6B7F50" w:rsidR="00BC32B3" w:rsidRPr="00D05A9F" w:rsidRDefault="00BC32B3" w:rsidP="00D52E28">
            <w:pPr>
              <w:rPr>
                <w:sz w:val="21"/>
                <w:szCs w:val="21"/>
              </w:rPr>
            </w:pPr>
            <w:r w:rsidRPr="00D05A9F">
              <w:rPr>
                <w:sz w:val="21"/>
                <w:szCs w:val="21"/>
              </w:rPr>
              <w:t>CPU</w:t>
            </w:r>
          </w:p>
        </w:tc>
        <w:tc>
          <w:tcPr>
            <w:tcW w:w="6096" w:type="dxa"/>
          </w:tcPr>
          <w:p w14:paraId="2837265A" w14:textId="3B2A9507" w:rsidR="00BC32B3" w:rsidRPr="00D05A9F" w:rsidRDefault="00BC32B3" w:rsidP="00D52E28">
            <w:pPr>
              <w:rPr>
                <w:sz w:val="21"/>
                <w:szCs w:val="21"/>
              </w:rPr>
            </w:pPr>
            <w:r w:rsidRPr="00D05A9F">
              <w:rPr>
                <w:sz w:val="21"/>
                <w:szCs w:val="21"/>
              </w:rPr>
              <w:t>Intel(R) Xeon(R) Gold 6326 CPU @ 2.90GHz * 2</w:t>
            </w:r>
          </w:p>
        </w:tc>
      </w:tr>
      <w:tr w:rsidR="00BC32B3" w:rsidRPr="000F56E3" w14:paraId="0123C388" w14:textId="77777777" w:rsidTr="008B01CD">
        <w:trPr>
          <w:trHeight w:hRule="exact" w:val="397"/>
          <w:jc w:val="center"/>
        </w:trPr>
        <w:tc>
          <w:tcPr>
            <w:tcW w:w="1701" w:type="dxa"/>
          </w:tcPr>
          <w:p w14:paraId="39F89655" w14:textId="200E99FD" w:rsidR="00BC32B3" w:rsidRPr="00D05A9F" w:rsidRDefault="00BC32B3" w:rsidP="00D52E28">
            <w:pPr>
              <w:rPr>
                <w:sz w:val="21"/>
                <w:szCs w:val="21"/>
              </w:rPr>
            </w:pPr>
            <w:r w:rsidRPr="00D05A9F">
              <w:rPr>
                <w:sz w:val="21"/>
                <w:szCs w:val="21"/>
              </w:rPr>
              <w:t>内存</w:t>
            </w:r>
          </w:p>
        </w:tc>
        <w:tc>
          <w:tcPr>
            <w:tcW w:w="6096" w:type="dxa"/>
          </w:tcPr>
          <w:p w14:paraId="10AC1FCF" w14:textId="0FCA401F" w:rsidR="00BC32B3" w:rsidRPr="00D05A9F" w:rsidRDefault="00BC32B3" w:rsidP="00D52E28">
            <w:pPr>
              <w:rPr>
                <w:sz w:val="21"/>
                <w:szCs w:val="21"/>
              </w:rPr>
            </w:pPr>
            <w:r w:rsidRPr="00D05A9F">
              <w:rPr>
                <w:sz w:val="21"/>
                <w:szCs w:val="21"/>
              </w:rPr>
              <w:t>503GiB</w:t>
            </w:r>
          </w:p>
        </w:tc>
      </w:tr>
      <w:tr w:rsidR="00BC32B3" w:rsidRPr="000F56E3" w14:paraId="026DD63E" w14:textId="77777777" w:rsidTr="008B01CD">
        <w:trPr>
          <w:trHeight w:hRule="exact" w:val="397"/>
          <w:jc w:val="center"/>
        </w:trPr>
        <w:tc>
          <w:tcPr>
            <w:tcW w:w="1701" w:type="dxa"/>
          </w:tcPr>
          <w:p w14:paraId="5410F180" w14:textId="1A4045BE" w:rsidR="00BC32B3" w:rsidRPr="00D05A9F" w:rsidRDefault="00BC32B3" w:rsidP="00D52E28">
            <w:pPr>
              <w:rPr>
                <w:sz w:val="21"/>
                <w:szCs w:val="21"/>
              </w:rPr>
            </w:pPr>
            <w:r w:rsidRPr="00D05A9F">
              <w:rPr>
                <w:sz w:val="21"/>
                <w:szCs w:val="21"/>
              </w:rPr>
              <w:t>SSD</w:t>
            </w:r>
          </w:p>
        </w:tc>
        <w:tc>
          <w:tcPr>
            <w:tcW w:w="6096" w:type="dxa"/>
          </w:tcPr>
          <w:p w14:paraId="290DA514" w14:textId="79F16392" w:rsidR="00BC32B3" w:rsidRPr="00D05A9F" w:rsidRDefault="00BC32B3" w:rsidP="00D52E28">
            <w:pPr>
              <w:rPr>
                <w:sz w:val="21"/>
                <w:szCs w:val="21"/>
              </w:rPr>
            </w:pPr>
            <w:r w:rsidRPr="00D05A9F">
              <w:rPr>
                <w:sz w:val="21"/>
                <w:szCs w:val="21"/>
              </w:rPr>
              <w:t>Inspur NS8600G2-Z</w:t>
            </w:r>
          </w:p>
        </w:tc>
      </w:tr>
      <w:tr w:rsidR="00BC32B3" w:rsidRPr="000F56E3" w14:paraId="7F9F86CB" w14:textId="77777777" w:rsidTr="00CE286C">
        <w:trPr>
          <w:trHeight w:hRule="exact" w:val="415"/>
          <w:jc w:val="center"/>
        </w:trPr>
        <w:tc>
          <w:tcPr>
            <w:tcW w:w="1701" w:type="dxa"/>
          </w:tcPr>
          <w:p w14:paraId="4AC0B45B" w14:textId="20A521EF" w:rsidR="00BC32B3" w:rsidRPr="00D05A9F" w:rsidRDefault="00BC32B3" w:rsidP="00D52E28">
            <w:pPr>
              <w:rPr>
                <w:sz w:val="21"/>
                <w:szCs w:val="21"/>
              </w:rPr>
            </w:pPr>
            <w:r w:rsidRPr="00D05A9F">
              <w:rPr>
                <w:sz w:val="21"/>
                <w:szCs w:val="21"/>
              </w:rPr>
              <w:t>操作系统</w:t>
            </w:r>
            <w:r w:rsidRPr="00D05A9F">
              <w:rPr>
                <w:sz w:val="21"/>
                <w:szCs w:val="21"/>
              </w:rPr>
              <w:t xml:space="preserve"> </w:t>
            </w:r>
          </w:p>
        </w:tc>
        <w:tc>
          <w:tcPr>
            <w:tcW w:w="6096" w:type="dxa"/>
          </w:tcPr>
          <w:p w14:paraId="5DD3EADD" w14:textId="75CB5402" w:rsidR="00BC32B3" w:rsidRPr="00D05A9F" w:rsidRDefault="00BC32B3" w:rsidP="00D52E28">
            <w:pPr>
              <w:rPr>
                <w:sz w:val="21"/>
                <w:szCs w:val="21"/>
              </w:rPr>
            </w:pPr>
            <w:r w:rsidRPr="00D05A9F">
              <w:rPr>
                <w:sz w:val="21"/>
                <w:szCs w:val="21"/>
              </w:rPr>
              <w:t>Ubuntu 22.04.3 LTS</w:t>
            </w:r>
            <w:r w:rsidRPr="00D05A9F">
              <w:rPr>
                <w:sz w:val="21"/>
                <w:szCs w:val="21"/>
              </w:rPr>
              <w:t>（</w:t>
            </w:r>
            <w:r w:rsidRPr="00D05A9F">
              <w:rPr>
                <w:sz w:val="21"/>
                <w:szCs w:val="21"/>
              </w:rPr>
              <w:t>Linux 5.15.0</w:t>
            </w:r>
            <w:r w:rsidRPr="00D05A9F">
              <w:rPr>
                <w:sz w:val="21"/>
                <w:szCs w:val="21"/>
              </w:rPr>
              <w:t>）</w:t>
            </w:r>
          </w:p>
        </w:tc>
      </w:tr>
    </w:tbl>
    <w:p w14:paraId="3CA7EE6D" w14:textId="77777777" w:rsidR="00404F9A" w:rsidRPr="000F56E3" w:rsidRDefault="00404F9A" w:rsidP="00D52E28"/>
    <w:p w14:paraId="60043ABF" w14:textId="68AD8AC4" w:rsidR="007B56BD" w:rsidRPr="000F56E3" w:rsidRDefault="00DB3271" w:rsidP="00D52E28">
      <w:pPr>
        <w:pStyle w:val="2"/>
        <w:spacing w:before="120" w:after="120"/>
      </w:pPr>
      <w:bookmarkStart w:id="147" w:name="_Toc167153001"/>
      <w:r w:rsidRPr="000F56E3">
        <w:t>模拟器与真实设备的对比</w:t>
      </w:r>
      <w:r w:rsidR="00A225BF" w:rsidRPr="000F56E3">
        <w:t>评估</w:t>
      </w:r>
      <w:bookmarkEnd w:id="147"/>
    </w:p>
    <w:p w14:paraId="19F55D93" w14:textId="37F1D1B4" w:rsidR="00AB6697" w:rsidRPr="000F56E3" w:rsidRDefault="00AB6697" w:rsidP="00D52E28">
      <w:r w:rsidRPr="000F56E3">
        <w:t>实验中使用</w:t>
      </w:r>
      <w:r w:rsidRPr="000F56E3">
        <w:t>FIO-3.28</w:t>
      </w:r>
      <w:r w:rsidRPr="000F56E3">
        <w:t>，</w:t>
      </w:r>
      <w:r w:rsidR="00EE7B86" w:rsidRPr="000F56E3">
        <w:t>该版本</w:t>
      </w:r>
      <w:r w:rsidRPr="000F56E3">
        <w:t>已支持</w:t>
      </w:r>
      <w:r w:rsidRPr="000F56E3">
        <w:t>ZNS</w:t>
      </w:r>
      <w:r w:rsidRPr="000F56E3">
        <w:t>的测试。</w:t>
      </w:r>
    </w:p>
    <w:p w14:paraId="47C69396" w14:textId="676AC582" w:rsidR="00037F0F" w:rsidRPr="000F56E3" w:rsidRDefault="00BC77E7" w:rsidP="00D52E28">
      <w:r w:rsidRPr="000F56E3">
        <w:t>模拟平台使用</w:t>
      </w:r>
      <w:r w:rsidRPr="000F56E3">
        <w:t>NVMeVirt</w:t>
      </w:r>
      <w:r w:rsidRPr="000F56E3">
        <w:t>实现</w:t>
      </w:r>
      <w:r w:rsidR="00531F43" w:rsidRPr="000F56E3">
        <w:t>，模拟参数参考</w:t>
      </w:r>
      <w:r w:rsidR="00531F43" w:rsidRPr="000F56E3">
        <w:t>WD_ZN540</w:t>
      </w:r>
      <w:r w:rsidR="00531F43" w:rsidRPr="000F56E3">
        <w:t>。</w:t>
      </w:r>
      <w:r w:rsidR="00EC518C" w:rsidRPr="000F56E3">
        <w:t>(</w:t>
      </w:r>
      <w:r w:rsidR="00FF1822" w:rsidRPr="000F56E3">
        <w:t>注，</w:t>
      </w:r>
      <w:r w:rsidR="00F50A19" w:rsidRPr="000F56E3">
        <w:t>启动</w:t>
      </w:r>
      <w:r w:rsidR="00DB6EE4" w:rsidRPr="000F56E3">
        <w:t>模拟器</w:t>
      </w:r>
      <w:r w:rsidR="00F50A19" w:rsidRPr="000F56E3">
        <w:t>时（，</w:t>
      </w:r>
      <w:r w:rsidR="00EA0A10" w:rsidRPr="000F56E3">
        <w:t>存在</w:t>
      </w:r>
      <w:r w:rsidR="00EF3DA8" w:rsidRPr="000F56E3">
        <w:t>一个</w:t>
      </w:r>
      <w:r w:rsidR="00EF3DA8" w:rsidRPr="000F56E3">
        <w:t>BUG</w:t>
      </w:r>
      <w:r w:rsidR="009A6988" w:rsidRPr="000F56E3">
        <w:t>，</w:t>
      </w:r>
      <w:r w:rsidR="009A6988" w:rsidRPr="000F56E3">
        <w:t xml:space="preserve">memmap_size </w:t>
      </w:r>
      <w:r w:rsidR="009A6988" w:rsidRPr="000F56E3">
        <w:t>填写时需要</w:t>
      </w:r>
      <w:r w:rsidR="009A6988" w:rsidRPr="000F56E3">
        <w:t>+1</w:t>
      </w:r>
      <w:r w:rsidR="009A6988" w:rsidRPr="000F56E3">
        <w:t>才能正常运行。</w:t>
      </w:r>
      <w:r w:rsidR="00AA2CD6" w:rsidRPr="000F56E3">
        <w:t>例如，</w:t>
      </w:r>
      <w:r w:rsidR="00772F3F" w:rsidRPr="000F56E3">
        <w:t>映射</w:t>
      </w:r>
      <w:r w:rsidR="00AA2CD6" w:rsidRPr="000F56E3">
        <w:t>2G</w:t>
      </w:r>
      <w:r w:rsidR="00AA2CD6" w:rsidRPr="000F56E3">
        <w:t>的空间要填写</w:t>
      </w:r>
      <w:r w:rsidR="00CD6F8C" w:rsidRPr="000F56E3">
        <w:t>，</w:t>
      </w:r>
      <w:r w:rsidR="000D0F93" w:rsidRPr="000F56E3">
        <w:t>memmap_size</w:t>
      </w:r>
      <w:r w:rsidR="0061114F" w:rsidRPr="000F56E3">
        <w:t xml:space="preserve"> </w:t>
      </w:r>
      <w:r w:rsidR="000D0F93" w:rsidRPr="000F56E3">
        <w:t>=</w:t>
      </w:r>
      <w:r w:rsidR="0061114F" w:rsidRPr="000F56E3">
        <w:t xml:space="preserve"> </w:t>
      </w:r>
      <w:r w:rsidR="000D0F93" w:rsidRPr="000F56E3">
        <w:t xml:space="preserve">2049M </w:t>
      </w:r>
      <w:r w:rsidR="0087683C" w:rsidRPr="000F56E3">
        <w:t>)</w:t>
      </w:r>
    </w:p>
    <w:p w14:paraId="60DB0A48" w14:textId="4CB3601A" w:rsidR="00D35BBD" w:rsidRPr="000F56E3" w:rsidRDefault="0059508D" w:rsidP="00D52E28">
      <w:r w:rsidRPr="000F56E3">
        <w:t>ZNS SSD</w:t>
      </w:r>
      <w:r w:rsidRPr="000F56E3">
        <w:t>中，有一些重要参数在生产</w:t>
      </w:r>
      <w:r w:rsidR="00D46412">
        <w:rPr>
          <w:rFonts w:hint="eastAsia"/>
        </w:rPr>
        <w:t>时</w:t>
      </w:r>
      <w:r w:rsidRPr="000F56E3">
        <w:t>确定，是不可更改的，这些参数与内部结构高度相关。例如</w:t>
      </w:r>
      <w:r w:rsidRPr="000F56E3">
        <w:t>Zone Size</w:t>
      </w:r>
      <w:r w:rsidRPr="000F56E3">
        <w:t>，目前，在</w:t>
      </w:r>
      <w:r w:rsidR="003A7D6E">
        <w:rPr>
          <w:rFonts w:hint="eastAsia"/>
        </w:rPr>
        <w:t>区域大小</w:t>
      </w:r>
      <w:r w:rsidRPr="000F56E3">
        <w:t>的设置上有很多争议，西数设计的</w:t>
      </w:r>
      <w:r w:rsidR="00C02780">
        <w:rPr>
          <w:rFonts w:hint="eastAsia"/>
        </w:rPr>
        <w:t>区域大小</w:t>
      </w:r>
      <w:r w:rsidRPr="000F56E3">
        <w:t>在</w:t>
      </w:r>
      <w:r w:rsidRPr="000F56E3">
        <w:t>GB</w:t>
      </w:r>
      <w:r w:rsidRPr="000F56E3">
        <w:t>级，而三星设计的</w:t>
      </w:r>
      <w:r w:rsidRPr="000F56E3">
        <w:t xml:space="preserve"> Small</w:t>
      </w:r>
      <w:r w:rsidR="00644874">
        <w:t>-</w:t>
      </w:r>
      <w:r w:rsidRPr="000F56E3">
        <w:t>Zone</w:t>
      </w:r>
      <w:r w:rsidR="007E3C20">
        <w:t xml:space="preserve"> ZNS</w:t>
      </w:r>
      <w:r w:rsidRPr="000F56E3">
        <w:t>的</w:t>
      </w:r>
      <w:r w:rsidR="00A23FC8">
        <w:rPr>
          <w:rFonts w:hint="eastAsia"/>
        </w:rPr>
        <w:t>区域</w:t>
      </w:r>
      <w:r w:rsidRPr="000F56E3">
        <w:t>大小只有</w:t>
      </w:r>
      <w:r w:rsidRPr="000F56E3">
        <w:t>96MB</w:t>
      </w:r>
      <w:r w:rsidRPr="000F56E3">
        <w:t>。像这样的参数对比只能通过模拟器来测试。</w:t>
      </w:r>
    </w:p>
    <w:p w14:paraId="095EF19F" w14:textId="7736479F" w:rsidR="0059508D" w:rsidRPr="000F56E3" w:rsidRDefault="0059508D" w:rsidP="00D52E28">
      <w:pPr>
        <w:pStyle w:val="3"/>
      </w:pPr>
      <w:r w:rsidRPr="000F56E3">
        <w:t>FIO</w:t>
      </w:r>
      <w:r w:rsidRPr="000F56E3">
        <w:t>写入测试</w:t>
      </w:r>
    </w:p>
    <w:p w14:paraId="1C95DF77" w14:textId="5E570924" w:rsidR="00FF21F2" w:rsidRDefault="0059508D" w:rsidP="001F47CA">
      <w:r w:rsidRPr="000F56E3">
        <w:t>写入负载：块大小为</w:t>
      </w:r>
      <w:r w:rsidRPr="000F56E3">
        <w:t>64KB</w:t>
      </w:r>
      <w:r w:rsidRPr="000F56E3">
        <w:t>，</w:t>
      </w:r>
      <w:r w:rsidRPr="000F56E3">
        <w:t>1</w:t>
      </w:r>
      <w:r w:rsidR="004D5967" w:rsidRPr="000F56E3">
        <w:t>6</w:t>
      </w:r>
      <w:r w:rsidRPr="000F56E3">
        <w:t>个并发线程，每个线程最多只拥有</w:t>
      </w:r>
      <w:r w:rsidRPr="000F56E3">
        <w:t>1</w:t>
      </w:r>
      <w:r w:rsidRPr="000F56E3">
        <w:t>个</w:t>
      </w:r>
      <w:r w:rsidRPr="000F56E3">
        <w:t>Zone</w:t>
      </w:r>
      <w:r w:rsidRPr="000F56E3">
        <w:t>。</w:t>
      </w:r>
      <w:r w:rsidR="00C32F53" w:rsidRPr="000F56E3">
        <w:t>对比结果如表</w:t>
      </w:r>
      <w:r w:rsidR="00C32F53" w:rsidRPr="000F56E3">
        <w:t>4-2</w:t>
      </w:r>
      <w:r w:rsidR="00C32F53" w:rsidRPr="000F56E3">
        <w:t>所示。</w:t>
      </w:r>
    </w:p>
    <w:p w14:paraId="79088CA1" w14:textId="5807F7F9" w:rsidR="00947BAA" w:rsidRDefault="00947BAA" w:rsidP="00D52E28"/>
    <w:p w14:paraId="44C0E333" w14:textId="71E94A83" w:rsidR="00947BAA" w:rsidRDefault="00947BAA" w:rsidP="00D52E28"/>
    <w:p w14:paraId="1DDC812C" w14:textId="77777777" w:rsidR="008C49A6" w:rsidRPr="000F56E3" w:rsidRDefault="008C49A6" w:rsidP="00D52E28"/>
    <w:p w14:paraId="3FB9DCBD" w14:textId="77777777" w:rsidR="00301239" w:rsidRPr="000F56E3" w:rsidRDefault="00785AD5" w:rsidP="00D52E28">
      <w:pPr>
        <w:pStyle w:val="a7"/>
      </w:pPr>
      <w:r w:rsidRPr="000F56E3">
        <w:lastRenderedPageBreak/>
        <w:t>表</w:t>
      </w:r>
      <w:r w:rsidRPr="000F56E3">
        <w:t>4-2 NVMeVirt</w:t>
      </w:r>
      <w:r w:rsidRPr="000F56E3">
        <w:t>模拟器评估</w:t>
      </w:r>
    </w:p>
    <w:tbl>
      <w:tblPr>
        <w:tblW w:w="0" w:type="auto"/>
        <w:jc w:val="center"/>
        <w:tblBorders>
          <w:top w:val="single" w:sz="12" w:space="0" w:color="008000"/>
          <w:bottom w:val="single" w:sz="12" w:space="0" w:color="008000"/>
        </w:tblBorders>
        <w:tblLook w:val="04A0" w:firstRow="1" w:lastRow="0" w:firstColumn="1" w:lastColumn="0" w:noHBand="0" w:noVBand="1"/>
      </w:tblPr>
      <w:tblGrid>
        <w:gridCol w:w="1985"/>
        <w:gridCol w:w="2126"/>
        <w:gridCol w:w="2268"/>
      </w:tblGrid>
      <w:tr w:rsidR="0026792B" w:rsidRPr="000F56E3" w14:paraId="3CA77EF6" w14:textId="3F037407" w:rsidTr="007A5DC0">
        <w:trPr>
          <w:trHeight w:hRule="exact" w:val="397"/>
          <w:jc w:val="center"/>
        </w:trPr>
        <w:tc>
          <w:tcPr>
            <w:tcW w:w="1985" w:type="dxa"/>
            <w:tcBorders>
              <w:bottom w:val="single" w:sz="6" w:space="0" w:color="008000"/>
            </w:tcBorders>
            <w:vAlign w:val="center"/>
          </w:tcPr>
          <w:p w14:paraId="585606F7" w14:textId="77777777" w:rsidR="0026792B" w:rsidRPr="00B70D34" w:rsidRDefault="0026792B" w:rsidP="00D52E28">
            <w:pPr>
              <w:rPr>
                <w:sz w:val="21"/>
                <w:szCs w:val="21"/>
              </w:rPr>
            </w:pPr>
          </w:p>
        </w:tc>
        <w:tc>
          <w:tcPr>
            <w:tcW w:w="2126" w:type="dxa"/>
            <w:tcBorders>
              <w:bottom w:val="single" w:sz="6" w:space="0" w:color="008000"/>
            </w:tcBorders>
            <w:vAlign w:val="center"/>
          </w:tcPr>
          <w:p w14:paraId="7756166E" w14:textId="05F589F7" w:rsidR="0026792B" w:rsidRPr="00B70D34" w:rsidRDefault="00A82755" w:rsidP="00D52E28">
            <w:pPr>
              <w:rPr>
                <w:sz w:val="21"/>
                <w:szCs w:val="21"/>
              </w:rPr>
            </w:pPr>
            <w:r w:rsidRPr="00B70D34">
              <w:rPr>
                <w:sz w:val="21"/>
                <w:szCs w:val="21"/>
              </w:rPr>
              <w:t>写入速度</w:t>
            </w:r>
          </w:p>
        </w:tc>
        <w:tc>
          <w:tcPr>
            <w:tcW w:w="2268" w:type="dxa"/>
            <w:tcBorders>
              <w:bottom w:val="single" w:sz="6" w:space="0" w:color="008000"/>
            </w:tcBorders>
          </w:tcPr>
          <w:p w14:paraId="0287030B" w14:textId="4A4A9FFA" w:rsidR="0026792B" w:rsidRPr="00B70D34" w:rsidRDefault="0026792B" w:rsidP="00D52E28">
            <w:pPr>
              <w:rPr>
                <w:sz w:val="21"/>
                <w:szCs w:val="21"/>
              </w:rPr>
            </w:pPr>
            <w:r w:rsidRPr="00B70D34">
              <w:rPr>
                <w:sz w:val="21"/>
                <w:szCs w:val="21"/>
              </w:rPr>
              <w:t>平均延迟</w:t>
            </w:r>
          </w:p>
        </w:tc>
      </w:tr>
      <w:tr w:rsidR="0048419B" w:rsidRPr="000F56E3" w14:paraId="46DBE54A" w14:textId="108C6FF3" w:rsidTr="007A5DC0">
        <w:trPr>
          <w:trHeight w:hRule="exact" w:val="397"/>
          <w:jc w:val="center"/>
        </w:trPr>
        <w:tc>
          <w:tcPr>
            <w:tcW w:w="1985" w:type="dxa"/>
          </w:tcPr>
          <w:p w14:paraId="00BE66BB" w14:textId="210647DC" w:rsidR="0048419B" w:rsidRPr="00B70D34" w:rsidRDefault="0048419B" w:rsidP="00D52E28">
            <w:pPr>
              <w:rPr>
                <w:sz w:val="21"/>
                <w:szCs w:val="21"/>
              </w:rPr>
            </w:pPr>
            <w:r w:rsidRPr="00B70D34">
              <w:rPr>
                <w:sz w:val="21"/>
                <w:szCs w:val="21"/>
              </w:rPr>
              <w:t>NVMeVirt</w:t>
            </w:r>
          </w:p>
        </w:tc>
        <w:tc>
          <w:tcPr>
            <w:tcW w:w="2126" w:type="dxa"/>
          </w:tcPr>
          <w:p w14:paraId="2377D2BA" w14:textId="2067D4CB" w:rsidR="0048419B" w:rsidRPr="00B70D34" w:rsidRDefault="0048419B" w:rsidP="00D52E28">
            <w:pPr>
              <w:rPr>
                <w:sz w:val="21"/>
                <w:szCs w:val="21"/>
              </w:rPr>
            </w:pPr>
            <w:r w:rsidRPr="00B70D34">
              <w:rPr>
                <w:sz w:val="21"/>
                <w:szCs w:val="21"/>
              </w:rPr>
              <w:t>2626MB/s</w:t>
            </w:r>
          </w:p>
        </w:tc>
        <w:tc>
          <w:tcPr>
            <w:tcW w:w="2268" w:type="dxa"/>
          </w:tcPr>
          <w:p w14:paraId="76AF8489" w14:textId="4A5B4264" w:rsidR="0048419B" w:rsidRPr="00B70D34" w:rsidRDefault="0048419B" w:rsidP="00D52E28">
            <w:pPr>
              <w:rPr>
                <w:sz w:val="21"/>
                <w:szCs w:val="21"/>
              </w:rPr>
            </w:pPr>
            <w:r w:rsidRPr="00B70D34">
              <w:rPr>
                <w:sz w:val="21"/>
                <w:szCs w:val="21"/>
              </w:rPr>
              <w:t>75us</w:t>
            </w:r>
          </w:p>
        </w:tc>
      </w:tr>
      <w:tr w:rsidR="0026792B" w:rsidRPr="00B70D34" w14:paraId="5C069397" w14:textId="5866A977" w:rsidTr="007A5DC0">
        <w:trPr>
          <w:trHeight w:hRule="exact" w:val="249"/>
          <w:jc w:val="center"/>
        </w:trPr>
        <w:tc>
          <w:tcPr>
            <w:tcW w:w="1985" w:type="dxa"/>
          </w:tcPr>
          <w:p w14:paraId="6BEC15EC" w14:textId="5A4F192A" w:rsidR="0026792B" w:rsidRPr="00B70D34" w:rsidRDefault="007A5DC0" w:rsidP="00D52E28">
            <w:pPr>
              <w:rPr>
                <w:sz w:val="21"/>
                <w:szCs w:val="21"/>
              </w:rPr>
            </w:pPr>
            <w:r w:rsidRPr="00B70D34">
              <w:rPr>
                <w:sz w:val="21"/>
                <w:szCs w:val="21"/>
              </w:rPr>
              <w:t>Inspur NS8600G2-Z</w:t>
            </w:r>
            <w:r w:rsidR="0026792B" w:rsidRPr="00B70D34">
              <w:rPr>
                <w:sz w:val="21"/>
                <w:szCs w:val="21"/>
              </w:rPr>
              <w:t xml:space="preserve"> </w:t>
            </w:r>
          </w:p>
        </w:tc>
        <w:tc>
          <w:tcPr>
            <w:tcW w:w="2126" w:type="dxa"/>
          </w:tcPr>
          <w:p w14:paraId="5B11FC3D" w14:textId="44439232" w:rsidR="0026792B" w:rsidRPr="00B70D34" w:rsidRDefault="0003640D" w:rsidP="00D52E28">
            <w:pPr>
              <w:rPr>
                <w:sz w:val="21"/>
                <w:szCs w:val="21"/>
              </w:rPr>
            </w:pPr>
            <w:r w:rsidRPr="00B70D34">
              <w:rPr>
                <w:sz w:val="21"/>
                <w:szCs w:val="21"/>
              </w:rPr>
              <w:t>5315MB/s</w:t>
            </w:r>
          </w:p>
        </w:tc>
        <w:tc>
          <w:tcPr>
            <w:tcW w:w="2268" w:type="dxa"/>
          </w:tcPr>
          <w:p w14:paraId="75801783" w14:textId="52954ECD" w:rsidR="0026792B" w:rsidRPr="00B70D34" w:rsidRDefault="00031DE8" w:rsidP="00D52E28">
            <w:pPr>
              <w:rPr>
                <w:sz w:val="21"/>
                <w:szCs w:val="21"/>
              </w:rPr>
            </w:pPr>
            <w:r w:rsidRPr="00B70D34">
              <w:rPr>
                <w:sz w:val="21"/>
                <w:szCs w:val="21"/>
              </w:rPr>
              <w:t>153us</w:t>
            </w:r>
          </w:p>
        </w:tc>
      </w:tr>
    </w:tbl>
    <w:p w14:paraId="3FD1F36B" w14:textId="39D4BF02" w:rsidR="00FF21F2" w:rsidRPr="00B70D34" w:rsidRDefault="00FF21F2" w:rsidP="00D52E28">
      <w:pPr>
        <w:rPr>
          <w:sz w:val="21"/>
          <w:szCs w:val="21"/>
        </w:rPr>
      </w:pPr>
    </w:p>
    <w:p w14:paraId="3819EAD5" w14:textId="327CEDDB" w:rsidR="00514F38" w:rsidRPr="000F56E3" w:rsidRDefault="00A11068" w:rsidP="00D52E28">
      <w:r w:rsidRPr="000F56E3">
        <w:rPr>
          <w:b/>
          <w:bCs/>
        </w:rPr>
        <w:t>模拟器</w:t>
      </w:r>
      <w:r w:rsidR="00B11221" w:rsidRPr="000F56E3">
        <w:rPr>
          <w:b/>
          <w:bCs/>
        </w:rPr>
        <w:t>的</w:t>
      </w:r>
      <w:r w:rsidR="00876E66" w:rsidRPr="000F56E3">
        <w:rPr>
          <w:b/>
          <w:bCs/>
        </w:rPr>
        <w:t>误差较大</w:t>
      </w:r>
      <w:r w:rsidR="003E5CCC" w:rsidRPr="000F56E3">
        <w:rPr>
          <w:b/>
          <w:bCs/>
        </w:rPr>
        <w:t>：</w:t>
      </w:r>
      <w:r w:rsidR="00514F38" w:rsidRPr="000F56E3">
        <w:t>根据上述实验</w:t>
      </w:r>
      <w:r w:rsidR="00077AE4">
        <w:rPr>
          <w:rFonts w:hint="eastAsia"/>
        </w:rPr>
        <w:t>结果</w:t>
      </w:r>
      <w:r w:rsidR="00514F38" w:rsidRPr="000F56E3">
        <w:t>可以观察到，模拟器与真实硬盘的差距</w:t>
      </w:r>
      <w:r w:rsidR="008905F7">
        <w:rPr>
          <w:rFonts w:hint="eastAsia"/>
        </w:rPr>
        <w:t>较大</w:t>
      </w:r>
      <w:r w:rsidR="00514F38" w:rsidRPr="000F56E3">
        <w:t>。通过阅读</w:t>
      </w:r>
      <w:r w:rsidR="00514F38" w:rsidRPr="000F56E3">
        <w:t>NVMeVirt</w:t>
      </w:r>
      <w:r w:rsidR="00514F38" w:rsidRPr="000F56E3">
        <w:t>原文，发现其支持模拟的最大</w:t>
      </w:r>
      <w:r w:rsidR="00514F38" w:rsidRPr="000F56E3">
        <w:t xml:space="preserve">NVMe link </w:t>
      </w:r>
      <w:r w:rsidR="00514F38" w:rsidRPr="000F56E3">
        <w:t>带宽达不到</w:t>
      </w:r>
      <w:r w:rsidR="00514F38" w:rsidRPr="000F56E3">
        <w:t>PCIe4.0</w:t>
      </w:r>
      <w:r w:rsidR="00514F38" w:rsidRPr="000F56E3">
        <w:t>水平，而我们使用的物理设备是</w:t>
      </w:r>
      <w:r w:rsidR="00514F38" w:rsidRPr="000F56E3">
        <w:t>PCIe4.0 SSD</w:t>
      </w:r>
      <w:r w:rsidR="00613E4D">
        <w:rPr>
          <w:rFonts w:hint="eastAsia"/>
        </w:rPr>
        <w:t>，这是二者写入速度差距较大的直接原因</w:t>
      </w:r>
      <w:r w:rsidR="00EE7B5B">
        <w:rPr>
          <w:rFonts w:hint="eastAsia"/>
        </w:rPr>
        <w:t>在延迟方面，由于该模拟器以内核模块的形式实现</w:t>
      </w:r>
      <w:r w:rsidR="002A1F51">
        <w:rPr>
          <w:rFonts w:hint="eastAsia"/>
        </w:rPr>
        <w:t>，相较于其他模拟器没有虚拟机开销，但是，由于它的数据只写入到内存中，相较于真实设备，</w:t>
      </w:r>
      <w:r w:rsidR="00B957C2">
        <w:rPr>
          <w:rFonts w:hint="eastAsia"/>
        </w:rPr>
        <w:t>延迟过低，且只能通过</w:t>
      </w:r>
      <w:r w:rsidR="00C14DA4">
        <w:rPr>
          <w:rFonts w:hint="eastAsia"/>
        </w:rPr>
        <w:t>设定</w:t>
      </w:r>
      <w:r w:rsidR="00B957C2">
        <w:rPr>
          <w:rFonts w:hint="eastAsia"/>
        </w:rPr>
        <w:t>一个固定值来</w:t>
      </w:r>
      <w:r w:rsidR="004128AA">
        <w:rPr>
          <w:rFonts w:hint="eastAsia"/>
        </w:rPr>
        <w:t>弥补这个问题，这</w:t>
      </w:r>
      <w:r w:rsidR="00206856">
        <w:rPr>
          <w:rFonts w:hint="eastAsia"/>
        </w:rPr>
        <w:t>导致其</w:t>
      </w:r>
      <w:r w:rsidR="003F6B55">
        <w:rPr>
          <w:rFonts w:hint="eastAsia"/>
        </w:rPr>
        <w:t>对延迟的模拟</w:t>
      </w:r>
      <w:r w:rsidR="004128AA">
        <w:rPr>
          <w:rFonts w:hint="eastAsia"/>
        </w:rPr>
        <w:t>非常局限</w:t>
      </w:r>
      <w:r w:rsidR="00937D10">
        <w:rPr>
          <w:rFonts w:hint="eastAsia"/>
        </w:rPr>
        <w:t>。</w:t>
      </w:r>
      <w:r w:rsidR="004A3BF2">
        <w:rPr>
          <w:rFonts w:hint="eastAsia"/>
        </w:rPr>
        <w:t>我们测试了</w:t>
      </w:r>
      <w:r w:rsidR="00FB0DEF">
        <w:rPr>
          <w:rFonts w:hint="eastAsia"/>
        </w:rPr>
        <w:t>在</w:t>
      </w:r>
      <w:r w:rsidR="004A3BF2" w:rsidRPr="004A3BF2">
        <w:rPr>
          <w:rFonts w:hint="eastAsia"/>
        </w:rPr>
        <w:t>其他参数</w:t>
      </w:r>
      <w:r w:rsidR="00A848AC">
        <w:rPr>
          <w:rFonts w:hint="eastAsia"/>
        </w:rPr>
        <w:t>配置</w:t>
      </w:r>
      <w:r w:rsidR="004A3BF2" w:rsidRPr="004A3BF2">
        <w:rPr>
          <w:rFonts w:hint="eastAsia"/>
        </w:rPr>
        <w:t>下</w:t>
      </w:r>
      <w:r w:rsidR="00832615">
        <w:rPr>
          <w:rFonts w:hint="eastAsia"/>
        </w:rPr>
        <w:t>模拟器的</w:t>
      </w:r>
      <w:r w:rsidR="00B057F1">
        <w:rPr>
          <w:rFonts w:hint="eastAsia"/>
        </w:rPr>
        <w:t>性能</w:t>
      </w:r>
      <w:r w:rsidR="004A3BF2" w:rsidRPr="004A3BF2">
        <w:rPr>
          <w:rFonts w:hint="eastAsia"/>
        </w:rPr>
        <w:t>表现</w:t>
      </w:r>
      <w:r w:rsidR="00F22FC7">
        <w:rPr>
          <w:rFonts w:hint="eastAsia"/>
        </w:rPr>
        <w:t>，</w:t>
      </w:r>
      <w:r w:rsidR="00E167FD">
        <w:rPr>
          <w:rFonts w:hint="eastAsia"/>
        </w:rPr>
        <w:t>均存在</w:t>
      </w:r>
      <w:r w:rsidR="0028607A">
        <w:rPr>
          <w:rFonts w:hint="eastAsia"/>
        </w:rPr>
        <w:t>一倍</w:t>
      </w:r>
      <w:r w:rsidR="0086320B">
        <w:rPr>
          <w:rFonts w:hint="eastAsia"/>
        </w:rPr>
        <w:t>以上的差距。</w:t>
      </w:r>
      <w:r w:rsidR="0028607A">
        <w:rPr>
          <w:rFonts w:hint="eastAsia"/>
        </w:rPr>
        <w:t>因此，</w:t>
      </w:r>
      <w:r w:rsidR="006E49A4">
        <w:rPr>
          <w:rFonts w:hint="eastAsia"/>
        </w:rPr>
        <w:t>在硬件基准性能测试中</w:t>
      </w:r>
      <w:r w:rsidR="003B4306">
        <w:rPr>
          <w:rFonts w:hint="eastAsia"/>
        </w:rPr>
        <w:t>二者</w:t>
      </w:r>
      <w:r w:rsidR="0028607A">
        <w:rPr>
          <w:rFonts w:hint="eastAsia"/>
        </w:rPr>
        <w:t>差距较大</w:t>
      </w:r>
      <w:r w:rsidR="003B4306">
        <w:rPr>
          <w:rFonts w:hint="eastAsia"/>
        </w:rPr>
        <w:t>，</w:t>
      </w:r>
      <w:r w:rsidR="0044138F">
        <w:rPr>
          <w:rFonts w:hint="eastAsia"/>
        </w:rPr>
        <w:t>可见</w:t>
      </w:r>
      <w:r w:rsidR="003B4306">
        <w:rPr>
          <w:rFonts w:hint="eastAsia"/>
        </w:rPr>
        <w:t>模拟器在性能上往往不能</w:t>
      </w:r>
      <w:r w:rsidR="00490C9F">
        <w:rPr>
          <w:rFonts w:hint="eastAsia"/>
        </w:rPr>
        <w:t>精确</w:t>
      </w:r>
      <w:r w:rsidR="003B4306">
        <w:rPr>
          <w:rFonts w:hint="eastAsia"/>
        </w:rPr>
        <w:t>反映</w:t>
      </w:r>
      <w:r w:rsidR="002B0E28">
        <w:rPr>
          <w:rFonts w:hint="eastAsia"/>
        </w:rPr>
        <w:t>设备</w:t>
      </w:r>
      <w:r w:rsidR="006771B7">
        <w:rPr>
          <w:rFonts w:hint="eastAsia"/>
        </w:rPr>
        <w:t>的</w:t>
      </w:r>
      <w:r w:rsidR="003B4306">
        <w:rPr>
          <w:rFonts w:hint="eastAsia"/>
        </w:rPr>
        <w:t>真实情况</w:t>
      </w:r>
      <w:r w:rsidR="00810B74">
        <w:rPr>
          <w:rFonts w:hint="eastAsia"/>
        </w:rPr>
        <w:t>。</w:t>
      </w:r>
    </w:p>
    <w:p w14:paraId="39B6E271" w14:textId="7092976C" w:rsidR="00514F38" w:rsidRPr="000F56E3" w:rsidRDefault="00A63BE1" w:rsidP="00D52E28">
      <w:pPr>
        <w:pStyle w:val="3"/>
      </w:pPr>
      <w:r w:rsidRPr="000F56E3">
        <w:t>RocksDB + ZenFS</w:t>
      </w:r>
      <w:r w:rsidRPr="000F56E3">
        <w:t>应用测试</w:t>
      </w:r>
    </w:p>
    <w:p w14:paraId="2E0929AA" w14:textId="22468BB3" w:rsidR="00DC5408" w:rsidRPr="000F56E3" w:rsidRDefault="00D101F3" w:rsidP="00D52E28">
      <w:r w:rsidRPr="000F56E3">
        <w:t>基于</w:t>
      </w:r>
      <w:r w:rsidRPr="000F56E3">
        <w:t>RocksDB + ZenFS</w:t>
      </w:r>
      <w:r w:rsidRPr="000F56E3">
        <w:t>分别对模拟和物理环境进行测试，记录吞吐量随时间的变化。</w:t>
      </w:r>
    </w:p>
    <w:p w14:paraId="459A949A" w14:textId="0FA4747C" w:rsidR="00D224ED" w:rsidRPr="000F56E3" w:rsidRDefault="00281D60" w:rsidP="00281D60">
      <w:pPr>
        <w:jc w:val="center"/>
      </w:pPr>
      <w:r>
        <w:rPr>
          <w:noProof/>
        </w:rPr>
        <w:drawing>
          <wp:inline distT="0" distB="0" distL="0" distR="0" wp14:anchorId="73C63574" wp14:editId="773E0946">
            <wp:extent cx="5278120" cy="3166745"/>
            <wp:effectExtent l="0" t="0" r="0" b="0"/>
            <wp:docPr id="49" name="图形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5278120" cy="3166745"/>
                    </a:xfrm>
                    <a:prstGeom prst="rect">
                      <a:avLst/>
                    </a:prstGeom>
                  </pic:spPr>
                </pic:pic>
              </a:graphicData>
            </a:graphic>
          </wp:inline>
        </w:drawing>
      </w:r>
    </w:p>
    <w:p w14:paraId="1F2C3CD3" w14:textId="453D53EC" w:rsidR="009D3ADD" w:rsidRPr="000F56E3" w:rsidRDefault="009D3ADD" w:rsidP="00D52E28">
      <w:pPr>
        <w:pStyle w:val="a7"/>
      </w:pPr>
      <w:r w:rsidRPr="000F56E3">
        <w:t>图</w:t>
      </w:r>
      <w:r w:rsidRPr="000F56E3">
        <w:t>4-1</w:t>
      </w:r>
      <w:r w:rsidR="00AE1D37" w:rsidRPr="000F56E3">
        <w:t xml:space="preserve"> </w:t>
      </w:r>
      <w:r w:rsidRPr="000F56E3">
        <w:t>ZNS</w:t>
      </w:r>
      <w:r w:rsidRPr="000F56E3">
        <w:t>模拟器与</w:t>
      </w:r>
      <w:r w:rsidRPr="000F56E3">
        <w:t>ZNS</w:t>
      </w:r>
      <w:r w:rsidRPr="000F56E3">
        <w:t>设备</w:t>
      </w:r>
      <w:r w:rsidR="00083B88" w:rsidRPr="000F56E3">
        <w:t>的</w:t>
      </w:r>
      <w:r w:rsidR="00C9508F" w:rsidRPr="000F56E3">
        <w:t>吞吐量</w:t>
      </w:r>
      <w:r w:rsidR="00BF752B" w:rsidRPr="000F56E3">
        <w:t>波动情况</w:t>
      </w:r>
      <w:r w:rsidR="00DE7B03" w:rsidRPr="000F56E3">
        <w:t>对比</w:t>
      </w:r>
    </w:p>
    <w:p w14:paraId="36D9CE10" w14:textId="3EDC643B" w:rsidR="00514F38" w:rsidRPr="000F56E3" w:rsidRDefault="00777EEE" w:rsidP="00D52E28">
      <w:r w:rsidRPr="000F56E3">
        <w:lastRenderedPageBreak/>
        <w:t>从</w:t>
      </w:r>
      <w:r w:rsidR="00566E95" w:rsidRPr="000F56E3">
        <w:t>上</w:t>
      </w:r>
      <w:r w:rsidRPr="000F56E3">
        <w:t>图中可以观察到，</w:t>
      </w:r>
      <w:r w:rsidR="007A4BBB">
        <w:rPr>
          <w:rFonts w:hint="eastAsia"/>
        </w:rPr>
        <w:t>尽管二者数值上差距较大，但是</w:t>
      </w:r>
      <w:r w:rsidRPr="000F56E3">
        <w:t>NVMeVirt</w:t>
      </w:r>
      <w:r w:rsidRPr="000F56E3">
        <w:t>的吞吐量随时间变化的趋势与真实设备基本一致，该模拟器能较好地观察设备的性能波动情况</w:t>
      </w:r>
      <w:r w:rsidR="001F1A32">
        <w:rPr>
          <w:rFonts w:hint="eastAsia"/>
        </w:rPr>
        <w:t>，有助于分析</w:t>
      </w:r>
      <w:r w:rsidR="00930A0C">
        <w:rPr>
          <w:rFonts w:hint="eastAsia"/>
        </w:rPr>
        <w:t>程序</w:t>
      </w:r>
      <w:r w:rsidR="00372AD4">
        <w:rPr>
          <w:rFonts w:hint="eastAsia"/>
        </w:rPr>
        <w:t>中的</w:t>
      </w:r>
      <w:r w:rsidR="001F1A32">
        <w:rPr>
          <w:rFonts w:hint="eastAsia"/>
        </w:rPr>
        <w:t>性能瓶颈</w:t>
      </w:r>
      <w:r w:rsidRPr="000F56E3">
        <w:t>。</w:t>
      </w:r>
    </w:p>
    <w:p w14:paraId="771959AB" w14:textId="3524501A" w:rsidR="00514F38" w:rsidRPr="000F56E3" w:rsidRDefault="003B31A7" w:rsidP="00D52E28">
      <w:pPr>
        <w:pStyle w:val="2"/>
        <w:spacing w:before="120" w:after="120"/>
      </w:pPr>
      <w:bookmarkStart w:id="148" w:name="_Toc167153002"/>
      <w:r w:rsidRPr="000F56E3">
        <w:t>基于</w:t>
      </w:r>
      <w:r w:rsidR="0002777F" w:rsidRPr="000F56E3">
        <w:t xml:space="preserve">Inspur NS8600G2-Z </w:t>
      </w:r>
      <w:r w:rsidR="008E5641" w:rsidRPr="000F56E3">
        <w:t>的</w:t>
      </w:r>
      <w:r w:rsidR="005827E1" w:rsidRPr="000F56E3">
        <w:t>ZNS</w:t>
      </w:r>
      <w:r w:rsidR="008E5641" w:rsidRPr="000F56E3">
        <w:t xml:space="preserve"> </w:t>
      </w:r>
      <w:r w:rsidR="00D629AB" w:rsidRPr="000F56E3">
        <w:t>SSD</w:t>
      </w:r>
      <w:r w:rsidR="00D629AB" w:rsidRPr="000F56E3">
        <w:t>评估</w:t>
      </w:r>
      <w:bookmarkEnd w:id="148"/>
    </w:p>
    <w:p w14:paraId="0B79441A" w14:textId="0D8CEACC" w:rsidR="007768A6" w:rsidRPr="000F56E3" w:rsidRDefault="007768A6" w:rsidP="00D52E28">
      <w:pPr>
        <w:pStyle w:val="3"/>
      </w:pPr>
      <w:r w:rsidRPr="000F56E3">
        <w:t>设备参数</w:t>
      </w:r>
    </w:p>
    <w:p w14:paraId="4636510B" w14:textId="538A6E25" w:rsidR="007768A6" w:rsidRPr="000F56E3" w:rsidRDefault="007768A6" w:rsidP="00D52E28">
      <w:r w:rsidRPr="000F56E3">
        <w:t>根据</w:t>
      </w:r>
      <w:r w:rsidRPr="000F56E3">
        <w:t xml:space="preserve">/sys/block/nvme0n1/queue/ </w:t>
      </w:r>
      <w:r w:rsidRPr="000F56E3">
        <w:t>路径下的硬件信息，</w:t>
      </w:r>
      <w:r w:rsidRPr="000F56E3">
        <w:t>Inspur NS8600G2-Z</w:t>
      </w:r>
      <w:r w:rsidRPr="000F56E3">
        <w:t>的详细参数，其中一些是固件参数，一些是可设置的参数，一些重要的参数见下表。</w:t>
      </w:r>
    </w:p>
    <w:p w14:paraId="0EE222AE" w14:textId="06F0FD54" w:rsidR="008F219F" w:rsidRPr="000F56E3" w:rsidRDefault="008F219F" w:rsidP="00D52E28">
      <w:pPr>
        <w:pStyle w:val="a7"/>
      </w:pPr>
      <w:r w:rsidRPr="000F56E3">
        <w:t>表</w:t>
      </w:r>
      <w:r w:rsidRPr="000F56E3">
        <w:t>4</w:t>
      </w:r>
      <w:r w:rsidRPr="000F56E3">
        <w:noBreakHyphen/>
      </w:r>
      <w:r w:rsidR="006F76BF" w:rsidRPr="000F56E3">
        <w:t>3</w:t>
      </w:r>
      <w:r w:rsidRPr="000F56E3">
        <w:t xml:space="preserve"> </w:t>
      </w:r>
      <w:r w:rsidR="006F76BF" w:rsidRPr="000F56E3">
        <w:t xml:space="preserve">Inspur NS8600G2-Z </w:t>
      </w:r>
      <w:r w:rsidR="006F76BF" w:rsidRPr="000F56E3">
        <w:t>设备参数</w:t>
      </w:r>
    </w:p>
    <w:tbl>
      <w:tblPr>
        <w:tblW w:w="0" w:type="auto"/>
        <w:jc w:val="center"/>
        <w:tblBorders>
          <w:top w:val="single" w:sz="12" w:space="0" w:color="008000"/>
          <w:bottom w:val="single" w:sz="12" w:space="0" w:color="008000"/>
        </w:tblBorders>
        <w:tblLook w:val="04A0" w:firstRow="1" w:lastRow="0" w:firstColumn="1" w:lastColumn="0" w:noHBand="0" w:noVBand="1"/>
      </w:tblPr>
      <w:tblGrid>
        <w:gridCol w:w="2494"/>
        <w:gridCol w:w="367"/>
        <w:gridCol w:w="1325"/>
        <w:gridCol w:w="798"/>
        <w:gridCol w:w="3328"/>
      </w:tblGrid>
      <w:tr w:rsidR="00683D82" w:rsidRPr="000F56E3" w14:paraId="7247283B" w14:textId="486EF492" w:rsidTr="00A8617E">
        <w:trPr>
          <w:trHeight w:hRule="exact" w:val="347"/>
          <w:jc w:val="center"/>
        </w:trPr>
        <w:tc>
          <w:tcPr>
            <w:tcW w:w="2268" w:type="dxa"/>
            <w:tcBorders>
              <w:bottom w:val="single" w:sz="6" w:space="0" w:color="008000"/>
            </w:tcBorders>
            <w:vAlign w:val="center"/>
          </w:tcPr>
          <w:p w14:paraId="14591E84" w14:textId="7A358786" w:rsidR="00683D82" w:rsidRPr="005E3A1B" w:rsidRDefault="00683D82" w:rsidP="00F8564F">
            <w:pPr>
              <w:jc w:val="center"/>
              <w:rPr>
                <w:sz w:val="21"/>
                <w:szCs w:val="21"/>
              </w:rPr>
            </w:pPr>
            <w:r w:rsidRPr="005E3A1B">
              <w:rPr>
                <w:sz w:val="21"/>
                <w:szCs w:val="21"/>
              </w:rPr>
              <w:t>参数</w:t>
            </w:r>
          </w:p>
        </w:tc>
        <w:tc>
          <w:tcPr>
            <w:tcW w:w="2552" w:type="dxa"/>
            <w:gridSpan w:val="3"/>
            <w:tcBorders>
              <w:bottom w:val="single" w:sz="6" w:space="0" w:color="008000"/>
            </w:tcBorders>
            <w:vAlign w:val="center"/>
          </w:tcPr>
          <w:p w14:paraId="7E06BC39" w14:textId="0D731A2B" w:rsidR="00683D82" w:rsidRPr="005E3A1B" w:rsidRDefault="00683D82" w:rsidP="00F8564F">
            <w:pPr>
              <w:jc w:val="center"/>
              <w:rPr>
                <w:sz w:val="21"/>
                <w:szCs w:val="21"/>
              </w:rPr>
            </w:pPr>
            <w:r w:rsidRPr="005E3A1B">
              <w:rPr>
                <w:sz w:val="21"/>
                <w:szCs w:val="21"/>
              </w:rPr>
              <w:t>值</w:t>
            </w:r>
          </w:p>
          <w:p w14:paraId="39F4755C" w14:textId="04C46942" w:rsidR="00683D82" w:rsidRPr="005E3A1B" w:rsidRDefault="00683D82" w:rsidP="00F8564F">
            <w:pPr>
              <w:jc w:val="center"/>
              <w:rPr>
                <w:sz w:val="21"/>
                <w:szCs w:val="21"/>
              </w:rPr>
            </w:pPr>
          </w:p>
        </w:tc>
        <w:tc>
          <w:tcPr>
            <w:tcW w:w="3492" w:type="dxa"/>
            <w:tcBorders>
              <w:bottom w:val="single" w:sz="6" w:space="0" w:color="008000"/>
            </w:tcBorders>
          </w:tcPr>
          <w:p w14:paraId="63A95822" w14:textId="1D611DE9" w:rsidR="00683D82" w:rsidRPr="005E3A1B" w:rsidRDefault="00683D82" w:rsidP="00F8564F">
            <w:pPr>
              <w:jc w:val="center"/>
              <w:rPr>
                <w:sz w:val="21"/>
                <w:szCs w:val="21"/>
              </w:rPr>
            </w:pPr>
            <w:r w:rsidRPr="005E3A1B">
              <w:rPr>
                <w:sz w:val="21"/>
                <w:szCs w:val="21"/>
              </w:rPr>
              <w:t>意义</w:t>
            </w:r>
          </w:p>
        </w:tc>
      </w:tr>
      <w:tr w:rsidR="00CB4E8C" w:rsidRPr="00B6099C" w14:paraId="5BEDC386" w14:textId="72A6FB0C" w:rsidTr="00AD41DF">
        <w:trPr>
          <w:trHeight w:hRule="exact" w:val="397"/>
          <w:jc w:val="center"/>
        </w:trPr>
        <w:tc>
          <w:tcPr>
            <w:tcW w:w="2642" w:type="dxa"/>
            <w:gridSpan w:val="2"/>
            <w:vAlign w:val="center"/>
          </w:tcPr>
          <w:p w14:paraId="2EDF4929" w14:textId="52D9652C" w:rsidR="00D22BB1" w:rsidRPr="005E3A1B" w:rsidRDefault="00D22BB1" w:rsidP="001E1C65">
            <w:pPr>
              <w:jc w:val="center"/>
              <w:rPr>
                <w:sz w:val="21"/>
                <w:szCs w:val="21"/>
              </w:rPr>
            </w:pPr>
            <w:r w:rsidRPr="005E3A1B">
              <w:rPr>
                <w:sz w:val="21"/>
                <w:szCs w:val="21"/>
              </w:rPr>
              <w:t>hw_sector_size</w:t>
            </w:r>
          </w:p>
        </w:tc>
        <w:tc>
          <w:tcPr>
            <w:tcW w:w="1327" w:type="dxa"/>
            <w:vAlign w:val="center"/>
          </w:tcPr>
          <w:p w14:paraId="470668C2" w14:textId="3DF2CB6A" w:rsidR="00D22BB1" w:rsidRPr="005E3A1B" w:rsidRDefault="00D22BB1" w:rsidP="001E1C65">
            <w:pPr>
              <w:jc w:val="center"/>
              <w:rPr>
                <w:sz w:val="21"/>
                <w:szCs w:val="21"/>
              </w:rPr>
            </w:pPr>
            <w:r w:rsidRPr="005E3A1B">
              <w:rPr>
                <w:sz w:val="21"/>
                <w:szCs w:val="21"/>
              </w:rPr>
              <w:t>4096</w:t>
            </w:r>
          </w:p>
        </w:tc>
        <w:tc>
          <w:tcPr>
            <w:tcW w:w="4343" w:type="dxa"/>
            <w:gridSpan w:val="2"/>
            <w:vAlign w:val="center"/>
          </w:tcPr>
          <w:p w14:paraId="0AF9EE61" w14:textId="12C4820E" w:rsidR="00D22BB1" w:rsidRPr="005E3A1B" w:rsidRDefault="00D22BB1" w:rsidP="00B97505">
            <w:pPr>
              <w:adjustRightInd/>
              <w:spacing w:line="240" w:lineRule="auto"/>
              <w:ind w:firstLine="0"/>
              <w:jc w:val="center"/>
              <w:rPr>
                <w:sz w:val="21"/>
                <w:szCs w:val="21"/>
              </w:rPr>
            </w:pPr>
            <w:r w:rsidRPr="005E3A1B">
              <w:rPr>
                <w:sz w:val="21"/>
                <w:szCs w:val="21"/>
              </w:rPr>
              <w:t>硬件扇区大小，以字节为单位。</w:t>
            </w:r>
          </w:p>
        </w:tc>
      </w:tr>
      <w:tr w:rsidR="00CB4E8C" w:rsidRPr="00B6099C" w14:paraId="5EF7A258" w14:textId="313AABD2" w:rsidTr="00AD41DF">
        <w:trPr>
          <w:trHeight w:hRule="exact" w:val="397"/>
          <w:jc w:val="center"/>
        </w:trPr>
        <w:tc>
          <w:tcPr>
            <w:tcW w:w="2642" w:type="dxa"/>
            <w:gridSpan w:val="2"/>
            <w:vAlign w:val="center"/>
          </w:tcPr>
          <w:p w14:paraId="4B72DED8" w14:textId="736CED2F" w:rsidR="00D22BB1" w:rsidRPr="005E3A1B" w:rsidRDefault="00D22BB1" w:rsidP="001E1C65">
            <w:pPr>
              <w:jc w:val="center"/>
              <w:rPr>
                <w:sz w:val="21"/>
                <w:szCs w:val="21"/>
              </w:rPr>
            </w:pPr>
            <w:r w:rsidRPr="005E3A1B">
              <w:rPr>
                <w:sz w:val="21"/>
                <w:szCs w:val="21"/>
              </w:rPr>
              <w:t>logical_block_size</w:t>
            </w:r>
          </w:p>
        </w:tc>
        <w:tc>
          <w:tcPr>
            <w:tcW w:w="1327" w:type="dxa"/>
            <w:vAlign w:val="center"/>
          </w:tcPr>
          <w:p w14:paraId="10DBE548" w14:textId="4821D951" w:rsidR="00D22BB1" w:rsidRPr="005E3A1B" w:rsidRDefault="00D22BB1" w:rsidP="001E1C65">
            <w:pPr>
              <w:jc w:val="center"/>
              <w:rPr>
                <w:sz w:val="21"/>
                <w:szCs w:val="21"/>
              </w:rPr>
            </w:pPr>
            <w:r w:rsidRPr="005E3A1B">
              <w:rPr>
                <w:sz w:val="21"/>
                <w:szCs w:val="21"/>
              </w:rPr>
              <w:t>4096</w:t>
            </w:r>
          </w:p>
        </w:tc>
        <w:tc>
          <w:tcPr>
            <w:tcW w:w="4343" w:type="dxa"/>
            <w:gridSpan w:val="2"/>
            <w:vAlign w:val="center"/>
          </w:tcPr>
          <w:p w14:paraId="32DE740D" w14:textId="31169A24" w:rsidR="00D22BB1" w:rsidRPr="005E3A1B" w:rsidRDefault="00D22BB1" w:rsidP="00B97505">
            <w:pPr>
              <w:adjustRightInd/>
              <w:spacing w:line="240" w:lineRule="auto"/>
              <w:ind w:firstLine="0"/>
              <w:jc w:val="center"/>
              <w:rPr>
                <w:sz w:val="21"/>
                <w:szCs w:val="21"/>
              </w:rPr>
            </w:pPr>
            <w:r w:rsidRPr="005E3A1B">
              <w:rPr>
                <w:sz w:val="21"/>
                <w:szCs w:val="21"/>
              </w:rPr>
              <w:t>逻辑块大小，以字节为单位。</w:t>
            </w:r>
          </w:p>
        </w:tc>
      </w:tr>
      <w:tr w:rsidR="00CB4E8C" w:rsidRPr="00B6099C" w14:paraId="1C14D383" w14:textId="1B16EB9E" w:rsidTr="00AD41DF">
        <w:trPr>
          <w:trHeight w:hRule="exact" w:val="397"/>
          <w:jc w:val="center"/>
        </w:trPr>
        <w:tc>
          <w:tcPr>
            <w:tcW w:w="2642" w:type="dxa"/>
            <w:gridSpan w:val="2"/>
            <w:vAlign w:val="center"/>
          </w:tcPr>
          <w:p w14:paraId="5D1BE3BB" w14:textId="458CA385" w:rsidR="00D22BB1" w:rsidRPr="005E3A1B" w:rsidRDefault="00D22BB1" w:rsidP="001E1C65">
            <w:pPr>
              <w:jc w:val="center"/>
              <w:rPr>
                <w:sz w:val="21"/>
                <w:szCs w:val="21"/>
              </w:rPr>
            </w:pPr>
            <w:r w:rsidRPr="005E3A1B">
              <w:rPr>
                <w:sz w:val="21"/>
                <w:szCs w:val="21"/>
              </w:rPr>
              <w:t>max_active_zones</w:t>
            </w:r>
          </w:p>
        </w:tc>
        <w:tc>
          <w:tcPr>
            <w:tcW w:w="1327" w:type="dxa"/>
            <w:vAlign w:val="center"/>
          </w:tcPr>
          <w:p w14:paraId="11FC6E01" w14:textId="5EA567C4" w:rsidR="00D22BB1" w:rsidRPr="005E3A1B" w:rsidRDefault="00D22BB1" w:rsidP="001E1C65">
            <w:pPr>
              <w:jc w:val="center"/>
              <w:rPr>
                <w:sz w:val="21"/>
                <w:szCs w:val="21"/>
              </w:rPr>
            </w:pPr>
            <w:r w:rsidRPr="005E3A1B">
              <w:rPr>
                <w:sz w:val="21"/>
                <w:szCs w:val="21"/>
              </w:rPr>
              <w:t>16</w:t>
            </w:r>
          </w:p>
        </w:tc>
        <w:tc>
          <w:tcPr>
            <w:tcW w:w="4343" w:type="dxa"/>
            <w:gridSpan w:val="2"/>
            <w:vAlign w:val="center"/>
          </w:tcPr>
          <w:p w14:paraId="5959DE85" w14:textId="0428A725" w:rsidR="00D22BB1" w:rsidRPr="005E3A1B" w:rsidRDefault="00D22BB1" w:rsidP="00B97505">
            <w:pPr>
              <w:adjustRightInd/>
              <w:spacing w:line="240" w:lineRule="auto"/>
              <w:ind w:firstLine="0"/>
              <w:jc w:val="center"/>
              <w:rPr>
                <w:sz w:val="21"/>
                <w:szCs w:val="21"/>
              </w:rPr>
            </w:pPr>
            <w:r w:rsidRPr="005E3A1B">
              <w:rPr>
                <w:sz w:val="21"/>
                <w:szCs w:val="21"/>
              </w:rPr>
              <w:t>可以同时处于激活状态的最大区域数。</w:t>
            </w:r>
          </w:p>
        </w:tc>
      </w:tr>
      <w:tr w:rsidR="00CB4E8C" w:rsidRPr="00B6099C" w14:paraId="28C59CBD" w14:textId="67BA7127" w:rsidTr="00AD41DF">
        <w:trPr>
          <w:trHeight w:hRule="exact" w:val="415"/>
          <w:jc w:val="center"/>
        </w:trPr>
        <w:tc>
          <w:tcPr>
            <w:tcW w:w="2642" w:type="dxa"/>
            <w:gridSpan w:val="2"/>
            <w:vAlign w:val="center"/>
          </w:tcPr>
          <w:p w14:paraId="66031670" w14:textId="078AFEEA" w:rsidR="00D22BB1" w:rsidRPr="005E3A1B" w:rsidRDefault="00D22BB1" w:rsidP="001E1C65">
            <w:pPr>
              <w:jc w:val="center"/>
              <w:rPr>
                <w:sz w:val="21"/>
                <w:szCs w:val="21"/>
              </w:rPr>
            </w:pPr>
            <w:r w:rsidRPr="005E3A1B">
              <w:rPr>
                <w:sz w:val="21"/>
                <w:szCs w:val="21"/>
              </w:rPr>
              <w:t>max_open_zones</w:t>
            </w:r>
          </w:p>
        </w:tc>
        <w:tc>
          <w:tcPr>
            <w:tcW w:w="1327" w:type="dxa"/>
            <w:vAlign w:val="center"/>
          </w:tcPr>
          <w:p w14:paraId="1F80BC54" w14:textId="20A30CEA" w:rsidR="00D22BB1" w:rsidRPr="005E3A1B" w:rsidRDefault="00D22BB1" w:rsidP="001E1C65">
            <w:pPr>
              <w:jc w:val="center"/>
              <w:rPr>
                <w:sz w:val="21"/>
                <w:szCs w:val="21"/>
              </w:rPr>
            </w:pPr>
            <w:r w:rsidRPr="005E3A1B">
              <w:rPr>
                <w:sz w:val="21"/>
                <w:szCs w:val="21"/>
              </w:rPr>
              <w:t>16</w:t>
            </w:r>
          </w:p>
        </w:tc>
        <w:tc>
          <w:tcPr>
            <w:tcW w:w="4343" w:type="dxa"/>
            <w:gridSpan w:val="2"/>
            <w:vAlign w:val="center"/>
          </w:tcPr>
          <w:p w14:paraId="7693C107" w14:textId="0B968B7E" w:rsidR="00D22BB1" w:rsidRPr="005E3A1B" w:rsidRDefault="00D22BB1" w:rsidP="00B97505">
            <w:pPr>
              <w:adjustRightInd/>
              <w:spacing w:line="240" w:lineRule="auto"/>
              <w:ind w:firstLine="0"/>
              <w:jc w:val="center"/>
              <w:rPr>
                <w:sz w:val="21"/>
                <w:szCs w:val="21"/>
              </w:rPr>
            </w:pPr>
            <w:r w:rsidRPr="005E3A1B">
              <w:rPr>
                <w:sz w:val="21"/>
                <w:szCs w:val="21"/>
              </w:rPr>
              <w:t>可以同时打开的最大区域数。</w:t>
            </w:r>
          </w:p>
        </w:tc>
      </w:tr>
      <w:tr w:rsidR="00CB4E8C" w:rsidRPr="00B6099C" w14:paraId="26EE331B" w14:textId="77777777" w:rsidTr="00F952B6">
        <w:trPr>
          <w:trHeight w:hRule="exact" w:val="588"/>
          <w:jc w:val="center"/>
        </w:trPr>
        <w:tc>
          <w:tcPr>
            <w:tcW w:w="2642" w:type="dxa"/>
            <w:gridSpan w:val="2"/>
            <w:vAlign w:val="center"/>
          </w:tcPr>
          <w:p w14:paraId="0CBCA472" w14:textId="17493AE4" w:rsidR="00D22BB1" w:rsidRPr="005E3A1B" w:rsidRDefault="00D22BB1" w:rsidP="001E1C65">
            <w:pPr>
              <w:jc w:val="center"/>
              <w:rPr>
                <w:sz w:val="21"/>
                <w:szCs w:val="21"/>
              </w:rPr>
            </w:pPr>
            <w:r w:rsidRPr="005E3A1B">
              <w:rPr>
                <w:sz w:val="21"/>
                <w:szCs w:val="21"/>
              </w:rPr>
              <w:t>max_sectors_kb</w:t>
            </w:r>
          </w:p>
        </w:tc>
        <w:tc>
          <w:tcPr>
            <w:tcW w:w="1327" w:type="dxa"/>
            <w:vAlign w:val="center"/>
          </w:tcPr>
          <w:p w14:paraId="3BFD6CB4" w14:textId="11C7CAF4" w:rsidR="00D22BB1" w:rsidRPr="005E3A1B" w:rsidRDefault="00D22BB1" w:rsidP="001E1C65">
            <w:pPr>
              <w:jc w:val="center"/>
              <w:rPr>
                <w:sz w:val="21"/>
                <w:szCs w:val="21"/>
              </w:rPr>
            </w:pPr>
            <w:r w:rsidRPr="005E3A1B">
              <w:rPr>
                <w:sz w:val="21"/>
                <w:szCs w:val="21"/>
              </w:rPr>
              <w:t>256</w:t>
            </w:r>
          </w:p>
        </w:tc>
        <w:tc>
          <w:tcPr>
            <w:tcW w:w="4343" w:type="dxa"/>
            <w:gridSpan w:val="2"/>
            <w:vAlign w:val="center"/>
          </w:tcPr>
          <w:p w14:paraId="04400436" w14:textId="7B337A5B" w:rsidR="00D22BB1" w:rsidRPr="005E3A1B" w:rsidRDefault="00D22BB1" w:rsidP="00B97505">
            <w:pPr>
              <w:adjustRightInd/>
              <w:spacing w:line="240" w:lineRule="auto"/>
              <w:ind w:firstLine="0"/>
              <w:jc w:val="center"/>
              <w:rPr>
                <w:sz w:val="21"/>
                <w:szCs w:val="21"/>
              </w:rPr>
            </w:pPr>
            <w:r w:rsidRPr="005E3A1B">
              <w:rPr>
                <w:sz w:val="21"/>
                <w:szCs w:val="21"/>
              </w:rPr>
              <w:t>单次</w:t>
            </w:r>
            <w:r w:rsidRPr="005E3A1B">
              <w:rPr>
                <w:sz w:val="21"/>
                <w:szCs w:val="21"/>
              </w:rPr>
              <w:t xml:space="preserve"> I/O </w:t>
            </w:r>
            <w:r w:rsidRPr="005E3A1B">
              <w:rPr>
                <w:sz w:val="21"/>
                <w:szCs w:val="21"/>
              </w:rPr>
              <w:t>操作可以处理的最大扇区数，总大小为</w:t>
            </w:r>
            <w:r w:rsidRPr="005E3A1B">
              <w:rPr>
                <w:sz w:val="21"/>
                <w:szCs w:val="21"/>
              </w:rPr>
              <w:t>1MB</w:t>
            </w:r>
          </w:p>
        </w:tc>
      </w:tr>
      <w:tr w:rsidR="00CB4E8C" w:rsidRPr="00B6099C" w14:paraId="26488040" w14:textId="77777777" w:rsidTr="00AD41DF">
        <w:trPr>
          <w:trHeight w:hRule="exact" w:val="415"/>
          <w:jc w:val="center"/>
        </w:trPr>
        <w:tc>
          <w:tcPr>
            <w:tcW w:w="2642" w:type="dxa"/>
            <w:gridSpan w:val="2"/>
            <w:vAlign w:val="center"/>
          </w:tcPr>
          <w:p w14:paraId="186752B3" w14:textId="29EEA30A" w:rsidR="00D22BB1" w:rsidRPr="005E3A1B" w:rsidRDefault="00D22BB1" w:rsidP="001E1C65">
            <w:pPr>
              <w:jc w:val="center"/>
              <w:rPr>
                <w:sz w:val="21"/>
                <w:szCs w:val="21"/>
              </w:rPr>
            </w:pPr>
            <w:r w:rsidRPr="005E3A1B">
              <w:rPr>
                <w:sz w:val="21"/>
                <w:szCs w:val="21"/>
              </w:rPr>
              <w:t>minimum_io_size</w:t>
            </w:r>
          </w:p>
        </w:tc>
        <w:tc>
          <w:tcPr>
            <w:tcW w:w="1327" w:type="dxa"/>
            <w:vAlign w:val="center"/>
          </w:tcPr>
          <w:p w14:paraId="4EDC670E" w14:textId="432469F9" w:rsidR="00D22BB1" w:rsidRPr="005E3A1B" w:rsidRDefault="00D22BB1" w:rsidP="001E1C65">
            <w:pPr>
              <w:jc w:val="center"/>
              <w:rPr>
                <w:sz w:val="21"/>
                <w:szCs w:val="21"/>
              </w:rPr>
            </w:pPr>
            <w:r w:rsidRPr="005E3A1B">
              <w:rPr>
                <w:sz w:val="21"/>
                <w:szCs w:val="21"/>
              </w:rPr>
              <w:t>4096</w:t>
            </w:r>
          </w:p>
        </w:tc>
        <w:tc>
          <w:tcPr>
            <w:tcW w:w="4343" w:type="dxa"/>
            <w:gridSpan w:val="2"/>
            <w:vAlign w:val="center"/>
          </w:tcPr>
          <w:p w14:paraId="786A6F9B" w14:textId="6015F7DB" w:rsidR="00D22BB1" w:rsidRPr="005E3A1B" w:rsidRDefault="00D22BB1" w:rsidP="00B97505">
            <w:pPr>
              <w:adjustRightInd/>
              <w:spacing w:line="240" w:lineRule="auto"/>
              <w:ind w:firstLine="0"/>
              <w:jc w:val="center"/>
              <w:rPr>
                <w:sz w:val="21"/>
                <w:szCs w:val="21"/>
              </w:rPr>
            </w:pPr>
            <w:r w:rsidRPr="005E3A1B">
              <w:rPr>
                <w:sz w:val="21"/>
                <w:szCs w:val="21"/>
              </w:rPr>
              <w:t>最小的</w:t>
            </w:r>
            <w:r w:rsidRPr="005E3A1B">
              <w:rPr>
                <w:sz w:val="21"/>
                <w:szCs w:val="21"/>
              </w:rPr>
              <w:t xml:space="preserve"> I/O </w:t>
            </w:r>
            <w:r w:rsidRPr="005E3A1B">
              <w:rPr>
                <w:sz w:val="21"/>
                <w:szCs w:val="21"/>
              </w:rPr>
              <w:t>操作大小，以字节为单位。</w:t>
            </w:r>
          </w:p>
        </w:tc>
      </w:tr>
      <w:tr w:rsidR="00CB4E8C" w:rsidRPr="00B6099C" w14:paraId="3B33A117" w14:textId="77777777" w:rsidTr="00685D73">
        <w:trPr>
          <w:trHeight w:hRule="exact" w:val="557"/>
          <w:jc w:val="center"/>
        </w:trPr>
        <w:tc>
          <w:tcPr>
            <w:tcW w:w="2642" w:type="dxa"/>
            <w:gridSpan w:val="2"/>
            <w:vAlign w:val="center"/>
          </w:tcPr>
          <w:p w14:paraId="3C65F483" w14:textId="35ABF1D6" w:rsidR="00D22BB1" w:rsidRPr="005E3A1B" w:rsidRDefault="00D22BB1" w:rsidP="001E1C65">
            <w:pPr>
              <w:jc w:val="center"/>
              <w:rPr>
                <w:sz w:val="21"/>
                <w:szCs w:val="21"/>
              </w:rPr>
            </w:pPr>
            <w:r w:rsidRPr="005E3A1B">
              <w:rPr>
                <w:sz w:val="21"/>
                <w:szCs w:val="21"/>
              </w:rPr>
              <w:t>nomerges</w:t>
            </w:r>
          </w:p>
        </w:tc>
        <w:tc>
          <w:tcPr>
            <w:tcW w:w="1327" w:type="dxa"/>
            <w:vAlign w:val="center"/>
          </w:tcPr>
          <w:p w14:paraId="2E622713" w14:textId="091E5F7C" w:rsidR="00D22BB1" w:rsidRPr="005E3A1B" w:rsidRDefault="00D22BB1" w:rsidP="001E1C65">
            <w:pPr>
              <w:jc w:val="center"/>
              <w:rPr>
                <w:sz w:val="21"/>
                <w:szCs w:val="21"/>
              </w:rPr>
            </w:pPr>
            <w:r w:rsidRPr="005E3A1B">
              <w:rPr>
                <w:sz w:val="21"/>
                <w:szCs w:val="21"/>
              </w:rPr>
              <w:t>0</w:t>
            </w:r>
          </w:p>
        </w:tc>
        <w:tc>
          <w:tcPr>
            <w:tcW w:w="4343" w:type="dxa"/>
            <w:gridSpan w:val="2"/>
            <w:vAlign w:val="center"/>
          </w:tcPr>
          <w:p w14:paraId="0681C372" w14:textId="0861E803" w:rsidR="00D22BB1" w:rsidRPr="005E3A1B" w:rsidRDefault="00106AF0" w:rsidP="00B97505">
            <w:pPr>
              <w:adjustRightInd/>
              <w:spacing w:line="240" w:lineRule="auto"/>
              <w:ind w:firstLine="0"/>
              <w:jc w:val="center"/>
              <w:rPr>
                <w:sz w:val="21"/>
                <w:szCs w:val="21"/>
              </w:rPr>
            </w:pPr>
            <w:r>
              <w:rPr>
                <w:rFonts w:hint="eastAsia"/>
                <w:sz w:val="21"/>
                <w:szCs w:val="21"/>
              </w:rPr>
              <w:t>不允许</w:t>
            </w:r>
            <w:r w:rsidR="00D22BB1" w:rsidRPr="005E3A1B">
              <w:rPr>
                <w:sz w:val="21"/>
                <w:szCs w:val="21"/>
              </w:rPr>
              <w:t>合并</w:t>
            </w:r>
            <w:r w:rsidR="00D22BB1" w:rsidRPr="005E3A1B">
              <w:rPr>
                <w:sz w:val="21"/>
                <w:szCs w:val="21"/>
              </w:rPr>
              <w:t xml:space="preserve"> I/O </w:t>
            </w:r>
            <w:r w:rsidR="00D22BB1" w:rsidRPr="005E3A1B">
              <w:rPr>
                <w:sz w:val="21"/>
                <w:szCs w:val="21"/>
              </w:rPr>
              <w:t>请求以提高效率</w:t>
            </w:r>
          </w:p>
        </w:tc>
      </w:tr>
      <w:tr w:rsidR="00CB4E8C" w:rsidRPr="00B6099C" w14:paraId="04B3CDD7" w14:textId="77777777" w:rsidTr="00AD41DF">
        <w:trPr>
          <w:trHeight w:hRule="exact" w:val="415"/>
          <w:jc w:val="center"/>
        </w:trPr>
        <w:tc>
          <w:tcPr>
            <w:tcW w:w="2642" w:type="dxa"/>
            <w:gridSpan w:val="2"/>
            <w:vAlign w:val="center"/>
          </w:tcPr>
          <w:p w14:paraId="5886F385" w14:textId="70A57D08" w:rsidR="00D22BB1" w:rsidRPr="005E3A1B" w:rsidRDefault="00D22BB1" w:rsidP="001E1C65">
            <w:pPr>
              <w:jc w:val="center"/>
              <w:rPr>
                <w:sz w:val="21"/>
                <w:szCs w:val="21"/>
              </w:rPr>
            </w:pPr>
            <w:r w:rsidRPr="005E3A1B">
              <w:rPr>
                <w:sz w:val="21"/>
                <w:szCs w:val="21"/>
              </w:rPr>
              <w:t>physical_block_size</w:t>
            </w:r>
          </w:p>
        </w:tc>
        <w:tc>
          <w:tcPr>
            <w:tcW w:w="1327" w:type="dxa"/>
            <w:vAlign w:val="center"/>
          </w:tcPr>
          <w:p w14:paraId="4C3921F6" w14:textId="69CD94E7" w:rsidR="00D22BB1" w:rsidRPr="005E3A1B" w:rsidRDefault="00D22BB1" w:rsidP="001E1C65">
            <w:pPr>
              <w:jc w:val="center"/>
              <w:rPr>
                <w:sz w:val="21"/>
                <w:szCs w:val="21"/>
              </w:rPr>
            </w:pPr>
            <w:r w:rsidRPr="005E3A1B">
              <w:rPr>
                <w:sz w:val="21"/>
                <w:szCs w:val="21"/>
              </w:rPr>
              <w:t>4096</w:t>
            </w:r>
          </w:p>
        </w:tc>
        <w:tc>
          <w:tcPr>
            <w:tcW w:w="4343" w:type="dxa"/>
            <w:gridSpan w:val="2"/>
            <w:vAlign w:val="center"/>
          </w:tcPr>
          <w:p w14:paraId="46D8C2BE" w14:textId="50E0F80C" w:rsidR="00D22BB1" w:rsidRPr="005E3A1B" w:rsidRDefault="00D22BB1" w:rsidP="00B97505">
            <w:pPr>
              <w:adjustRightInd/>
              <w:spacing w:line="240" w:lineRule="auto"/>
              <w:ind w:firstLine="0"/>
              <w:jc w:val="center"/>
              <w:rPr>
                <w:sz w:val="21"/>
                <w:szCs w:val="21"/>
              </w:rPr>
            </w:pPr>
            <w:r w:rsidRPr="005E3A1B">
              <w:rPr>
                <w:sz w:val="21"/>
                <w:szCs w:val="21"/>
              </w:rPr>
              <w:t>物理块大小，以字节为单位</w:t>
            </w:r>
          </w:p>
        </w:tc>
      </w:tr>
      <w:tr w:rsidR="00CB4E8C" w:rsidRPr="00B6099C" w14:paraId="7D71EB38" w14:textId="77777777" w:rsidTr="00AD41DF">
        <w:trPr>
          <w:trHeight w:hRule="exact" w:val="415"/>
          <w:jc w:val="center"/>
        </w:trPr>
        <w:tc>
          <w:tcPr>
            <w:tcW w:w="2642" w:type="dxa"/>
            <w:gridSpan w:val="2"/>
            <w:vAlign w:val="center"/>
          </w:tcPr>
          <w:p w14:paraId="411B6CDF" w14:textId="3B2D230E" w:rsidR="00D22BB1" w:rsidRPr="005E3A1B" w:rsidRDefault="00D22BB1" w:rsidP="001E1C65">
            <w:pPr>
              <w:jc w:val="center"/>
              <w:rPr>
                <w:sz w:val="21"/>
                <w:szCs w:val="21"/>
              </w:rPr>
            </w:pPr>
            <w:r w:rsidRPr="005E3A1B">
              <w:rPr>
                <w:sz w:val="21"/>
                <w:szCs w:val="21"/>
              </w:rPr>
              <w:t>read_ahead_kb</w:t>
            </w:r>
          </w:p>
        </w:tc>
        <w:tc>
          <w:tcPr>
            <w:tcW w:w="1327" w:type="dxa"/>
            <w:vAlign w:val="center"/>
          </w:tcPr>
          <w:p w14:paraId="542C7A8E" w14:textId="0BFD2FDA" w:rsidR="00D22BB1" w:rsidRPr="005E3A1B" w:rsidRDefault="00D22BB1" w:rsidP="001E1C65">
            <w:pPr>
              <w:jc w:val="center"/>
              <w:rPr>
                <w:sz w:val="21"/>
                <w:szCs w:val="21"/>
              </w:rPr>
            </w:pPr>
            <w:r w:rsidRPr="005E3A1B">
              <w:rPr>
                <w:sz w:val="21"/>
                <w:szCs w:val="21"/>
              </w:rPr>
              <w:t>128</w:t>
            </w:r>
          </w:p>
        </w:tc>
        <w:tc>
          <w:tcPr>
            <w:tcW w:w="4343" w:type="dxa"/>
            <w:gridSpan w:val="2"/>
            <w:vAlign w:val="center"/>
          </w:tcPr>
          <w:p w14:paraId="496687BB" w14:textId="1FEFA42E" w:rsidR="00D22BB1" w:rsidRPr="005E3A1B" w:rsidRDefault="00D22BB1" w:rsidP="00B97505">
            <w:pPr>
              <w:adjustRightInd/>
              <w:spacing w:line="240" w:lineRule="auto"/>
              <w:ind w:firstLine="0"/>
              <w:jc w:val="center"/>
              <w:rPr>
                <w:sz w:val="21"/>
                <w:szCs w:val="21"/>
              </w:rPr>
            </w:pPr>
            <w:r w:rsidRPr="005E3A1B">
              <w:rPr>
                <w:sz w:val="21"/>
                <w:szCs w:val="21"/>
              </w:rPr>
              <w:t xml:space="preserve">  </w:t>
            </w:r>
            <w:r w:rsidRPr="005E3A1B">
              <w:rPr>
                <w:sz w:val="21"/>
                <w:szCs w:val="21"/>
              </w:rPr>
              <w:t>预读操作的字节数</w:t>
            </w:r>
          </w:p>
        </w:tc>
      </w:tr>
      <w:tr w:rsidR="00574D8F" w:rsidRPr="00B6099C" w14:paraId="2A4C5236" w14:textId="77777777" w:rsidTr="002E0C88">
        <w:trPr>
          <w:trHeight w:hRule="exact" w:val="589"/>
          <w:jc w:val="center"/>
        </w:trPr>
        <w:tc>
          <w:tcPr>
            <w:tcW w:w="2642" w:type="dxa"/>
            <w:gridSpan w:val="2"/>
            <w:vAlign w:val="center"/>
          </w:tcPr>
          <w:p w14:paraId="1E0E5683" w14:textId="386AB7AA" w:rsidR="00D22BB1" w:rsidRPr="005E3A1B" w:rsidRDefault="00D22BB1" w:rsidP="001E1C65">
            <w:pPr>
              <w:jc w:val="center"/>
              <w:rPr>
                <w:sz w:val="21"/>
                <w:szCs w:val="21"/>
              </w:rPr>
            </w:pPr>
            <w:r w:rsidRPr="005E3A1B">
              <w:rPr>
                <w:sz w:val="21"/>
                <w:szCs w:val="21"/>
              </w:rPr>
              <w:t>scheduler</w:t>
            </w:r>
          </w:p>
        </w:tc>
        <w:tc>
          <w:tcPr>
            <w:tcW w:w="1327" w:type="dxa"/>
            <w:vAlign w:val="center"/>
          </w:tcPr>
          <w:p w14:paraId="27199730" w14:textId="4CE8D65B" w:rsidR="00D22BB1" w:rsidRPr="005E3A1B" w:rsidRDefault="00D22BB1" w:rsidP="001E1C65">
            <w:pPr>
              <w:jc w:val="center"/>
              <w:rPr>
                <w:sz w:val="21"/>
                <w:szCs w:val="21"/>
              </w:rPr>
            </w:pPr>
            <w:r w:rsidRPr="005E3A1B">
              <w:rPr>
                <w:sz w:val="21"/>
                <w:szCs w:val="21"/>
              </w:rPr>
              <w:t>[none]</w:t>
            </w:r>
          </w:p>
        </w:tc>
        <w:tc>
          <w:tcPr>
            <w:tcW w:w="4343" w:type="dxa"/>
            <w:gridSpan w:val="2"/>
            <w:vAlign w:val="center"/>
          </w:tcPr>
          <w:p w14:paraId="1BC9DDBD" w14:textId="3C62B3C7" w:rsidR="00D22BB1" w:rsidRPr="005E3A1B" w:rsidRDefault="00D22BB1" w:rsidP="00B97505">
            <w:pPr>
              <w:adjustRightInd/>
              <w:spacing w:line="240" w:lineRule="auto"/>
              <w:ind w:firstLine="0"/>
              <w:jc w:val="center"/>
              <w:rPr>
                <w:sz w:val="21"/>
                <w:szCs w:val="21"/>
              </w:rPr>
            </w:pPr>
            <w:r w:rsidRPr="005E3A1B">
              <w:rPr>
                <w:sz w:val="21"/>
                <w:szCs w:val="21"/>
              </w:rPr>
              <w:t>当前使用的</w:t>
            </w:r>
            <w:r w:rsidRPr="005E3A1B">
              <w:rPr>
                <w:sz w:val="21"/>
                <w:szCs w:val="21"/>
              </w:rPr>
              <w:t xml:space="preserve"> I/O </w:t>
            </w:r>
            <w:r w:rsidRPr="005E3A1B">
              <w:rPr>
                <w:sz w:val="21"/>
                <w:szCs w:val="21"/>
              </w:rPr>
              <w:t>调度策略。</w:t>
            </w:r>
          </w:p>
        </w:tc>
      </w:tr>
      <w:tr w:rsidR="00CB4E8C" w:rsidRPr="00B6099C" w14:paraId="6E528041" w14:textId="77777777" w:rsidTr="009C1114">
        <w:trPr>
          <w:trHeight w:hRule="exact" w:val="711"/>
          <w:jc w:val="center"/>
        </w:trPr>
        <w:tc>
          <w:tcPr>
            <w:tcW w:w="2642" w:type="dxa"/>
            <w:gridSpan w:val="2"/>
            <w:vAlign w:val="center"/>
          </w:tcPr>
          <w:p w14:paraId="0514F900" w14:textId="2391F318" w:rsidR="00D22BB1" w:rsidRPr="005E3A1B" w:rsidRDefault="00D22BB1" w:rsidP="001E1C65">
            <w:pPr>
              <w:jc w:val="center"/>
              <w:rPr>
                <w:sz w:val="21"/>
                <w:szCs w:val="21"/>
              </w:rPr>
            </w:pPr>
            <w:r w:rsidRPr="005E3A1B">
              <w:rPr>
                <w:sz w:val="21"/>
                <w:szCs w:val="21"/>
              </w:rPr>
              <w:t>virt_boundary_mask</w:t>
            </w:r>
          </w:p>
        </w:tc>
        <w:tc>
          <w:tcPr>
            <w:tcW w:w="1327" w:type="dxa"/>
            <w:vAlign w:val="center"/>
          </w:tcPr>
          <w:p w14:paraId="10A12A21" w14:textId="5A574805" w:rsidR="00D22BB1" w:rsidRPr="005E3A1B" w:rsidRDefault="00D22BB1" w:rsidP="001E1C65">
            <w:pPr>
              <w:jc w:val="center"/>
              <w:rPr>
                <w:sz w:val="21"/>
                <w:szCs w:val="21"/>
              </w:rPr>
            </w:pPr>
            <w:r w:rsidRPr="005E3A1B">
              <w:rPr>
                <w:sz w:val="21"/>
                <w:szCs w:val="21"/>
              </w:rPr>
              <w:t>4095</w:t>
            </w:r>
          </w:p>
        </w:tc>
        <w:tc>
          <w:tcPr>
            <w:tcW w:w="4343" w:type="dxa"/>
            <w:gridSpan w:val="2"/>
            <w:vAlign w:val="center"/>
          </w:tcPr>
          <w:p w14:paraId="11D9DF26" w14:textId="0B1194FB" w:rsidR="00D22BB1" w:rsidRPr="005E3A1B" w:rsidRDefault="00D22BB1" w:rsidP="00B97505">
            <w:pPr>
              <w:adjustRightInd/>
              <w:spacing w:line="240" w:lineRule="auto"/>
              <w:ind w:firstLine="0"/>
              <w:jc w:val="center"/>
              <w:rPr>
                <w:sz w:val="21"/>
                <w:szCs w:val="21"/>
              </w:rPr>
            </w:pPr>
            <w:r w:rsidRPr="005E3A1B">
              <w:rPr>
                <w:sz w:val="21"/>
                <w:szCs w:val="21"/>
              </w:rPr>
              <w:t>虚拟地址边界掩码，用于限制</w:t>
            </w:r>
            <w:r w:rsidRPr="005E3A1B">
              <w:rPr>
                <w:sz w:val="21"/>
                <w:szCs w:val="21"/>
              </w:rPr>
              <w:t xml:space="preserve"> I/O </w:t>
            </w:r>
            <w:r w:rsidRPr="005E3A1B">
              <w:rPr>
                <w:sz w:val="21"/>
                <w:szCs w:val="21"/>
              </w:rPr>
              <w:t>请求的地址范围。（不可跨</w:t>
            </w:r>
            <w:r w:rsidRPr="005E3A1B">
              <w:rPr>
                <w:sz w:val="21"/>
                <w:szCs w:val="21"/>
              </w:rPr>
              <w:t xml:space="preserve">ZONE </w:t>
            </w:r>
            <w:r w:rsidRPr="005E3A1B">
              <w:rPr>
                <w:sz w:val="21"/>
                <w:szCs w:val="21"/>
              </w:rPr>
              <w:t>寻址）</w:t>
            </w:r>
          </w:p>
        </w:tc>
      </w:tr>
      <w:tr w:rsidR="00CB4E8C" w:rsidRPr="00B6099C" w14:paraId="511B4A57" w14:textId="77777777" w:rsidTr="00AD41DF">
        <w:trPr>
          <w:trHeight w:hRule="exact" w:val="706"/>
          <w:jc w:val="center"/>
        </w:trPr>
        <w:tc>
          <w:tcPr>
            <w:tcW w:w="2642" w:type="dxa"/>
            <w:gridSpan w:val="2"/>
            <w:vAlign w:val="center"/>
          </w:tcPr>
          <w:p w14:paraId="2EBA26F6" w14:textId="0DAE8E6E" w:rsidR="00D22BB1" w:rsidRPr="005E3A1B" w:rsidRDefault="00D22BB1" w:rsidP="001E1C65">
            <w:pPr>
              <w:jc w:val="center"/>
              <w:rPr>
                <w:sz w:val="21"/>
                <w:szCs w:val="21"/>
              </w:rPr>
            </w:pPr>
            <w:r w:rsidRPr="005E3A1B">
              <w:rPr>
                <w:sz w:val="21"/>
                <w:szCs w:val="21"/>
              </w:rPr>
              <w:t>wbt_lat_usec</w:t>
            </w:r>
          </w:p>
        </w:tc>
        <w:tc>
          <w:tcPr>
            <w:tcW w:w="1327" w:type="dxa"/>
            <w:vAlign w:val="center"/>
          </w:tcPr>
          <w:p w14:paraId="36757A58" w14:textId="57C634AB" w:rsidR="00D22BB1" w:rsidRPr="005E3A1B" w:rsidRDefault="00D22BB1" w:rsidP="001E1C65">
            <w:pPr>
              <w:jc w:val="center"/>
              <w:rPr>
                <w:sz w:val="21"/>
                <w:szCs w:val="21"/>
              </w:rPr>
            </w:pPr>
            <w:r w:rsidRPr="005E3A1B">
              <w:rPr>
                <w:sz w:val="21"/>
                <w:szCs w:val="21"/>
              </w:rPr>
              <w:t>2000</w:t>
            </w:r>
          </w:p>
        </w:tc>
        <w:tc>
          <w:tcPr>
            <w:tcW w:w="4343" w:type="dxa"/>
            <w:gridSpan w:val="2"/>
            <w:vAlign w:val="center"/>
          </w:tcPr>
          <w:p w14:paraId="53E346AD" w14:textId="3D51C7EE" w:rsidR="00D22BB1" w:rsidRPr="005E3A1B" w:rsidRDefault="00D22BB1" w:rsidP="00B97505">
            <w:pPr>
              <w:adjustRightInd/>
              <w:spacing w:line="240" w:lineRule="auto"/>
              <w:ind w:firstLine="0"/>
              <w:jc w:val="center"/>
              <w:rPr>
                <w:sz w:val="21"/>
                <w:szCs w:val="21"/>
              </w:rPr>
            </w:pPr>
            <w:r w:rsidRPr="005E3A1B">
              <w:rPr>
                <w:sz w:val="21"/>
                <w:szCs w:val="21"/>
              </w:rPr>
              <w:t>写回缓冲区（</w:t>
            </w:r>
            <w:r w:rsidRPr="005E3A1B">
              <w:rPr>
                <w:sz w:val="21"/>
                <w:szCs w:val="21"/>
              </w:rPr>
              <w:t>Write-Back Tuning</w:t>
            </w:r>
            <w:r w:rsidRPr="005E3A1B">
              <w:rPr>
                <w:sz w:val="21"/>
                <w:szCs w:val="21"/>
              </w:rPr>
              <w:t>）延迟时间，以微秒为单位。</w:t>
            </w:r>
          </w:p>
        </w:tc>
      </w:tr>
      <w:tr w:rsidR="00CB4E8C" w:rsidRPr="00B6099C" w14:paraId="62616401" w14:textId="77777777" w:rsidTr="00AD41DF">
        <w:trPr>
          <w:trHeight w:hRule="exact" w:val="703"/>
          <w:jc w:val="center"/>
        </w:trPr>
        <w:tc>
          <w:tcPr>
            <w:tcW w:w="2642" w:type="dxa"/>
            <w:gridSpan w:val="2"/>
            <w:vAlign w:val="center"/>
          </w:tcPr>
          <w:p w14:paraId="44271A12" w14:textId="2D98CCD6" w:rsidR="00D22BB1" w:rsidRPr="005E3A1B" w:rsidRDefault="00D22BB1" w:rsidP="001E1C65">
            <w:pPr>
              <w:jc w:val="center"/>
              <w:rPr>
                <w:sz w:val="21"/>
                <w:szCs w:val="21"/>
              </w:rPr>
            </w:pPr>
            <w:r w:rsidRPr="005E3A1B">
              <w:rPr>
                <w:sz w:val="21"/>
                <w:szCs w:val="21"/>
              </w:rPr>
              <w:t>write_cache</w:t>
            </w:r>
          </w:p>
        </w:tc>
        <w:tc>
          <w:tcPr>
            <w:tcW w:w="1327" w:type="dxa"/>
            <w:vAlign w:val="center"/>
          </w:tcPr>
          <w:p w14:paraId="5526455B" w14:textId="77777777" w:rsidR="002E0C88" w:rsidRDefault="002E0C88" w:rsidP="001E1C65">
            <w:pPr>
              <w:jc w:val="center"/>
              <w:rPr>
                <w:sz w:val="21"/>
                <w:szCs w:val="21"/>
              </w:rPr>
            </w:pPr>
            <w:r w:rsidRPr="005E3A1B">
              <w:rPr>
                <w:sz w:val="21"/>
                <w:szCs w:val="21"/>
              </w:rPr>
              <w:t>W</w:t>
            </w:r>
            <w:r w:rsidR="00D22BB1" w:rsidRPr="005E3A1B">
              <w:rPr>
                <w:sz w:val="21"/>
                <w:szCs w:val="21"/>
              </w:rPr>
              <w:t>rite</w:t>
            </w:r>
          </w:p>
          <w:p w14:paraId="2B20069F" w14:textId="41A94C55" w:rsidR="00D22BB1" w:rsidRPr="005E3A1B" w:rsidRDefault="00D22BB1" w:rsidP="001E1C65">
            <w:pPr>
              <w:jc w:val="center"/>
              <w:rPr>
                <w:sz w:val="21"/>
                <w:szCs w:val="21"/>
              </w:rPr>
            </w:pPr>
            <w:r w:rsidRPr="005E3A1B">
              <w:rPr>
                <w:sz w:val="21"/>
                <w:szCs w:val="21"/>
              </w:rPr>
              <w:t>through</w:t>
            </w:r>
          </w:p>
        </w:tc>
        <w:tc>
          <w:tcPr>
            <w:tcW w:w="4343" w:type="dxa"/>
            <w:gridSpan w:val="2"/>
            <w:vAlign w:val="center"/>
          </w:tcPr>
          <w:p w14:paraId="06AAD2B0" w14:textId="6B09140D" w:rsidR="00D22BB1" w:rsidRPr="005E3A1B" w:rsidRDefault="00D22BB1" w:rsidP="00B97505">
            <w:pPr>
              <w:adjustRightInd/>
              <w:spacing w:line="240" w:lineRule="auto"/>
              <w:ind w:firstLine="0"/>
              <w:jc w:val="center"/>
              <w:rPr>
                <w:sz w:val="21"/>
                <w:szCs w:val="21"/>
              </w:rPr>
            </w:pPr>
            <w:r w:rsidRPr="005E3A1B">
              <w:rPr>
                <w:sz w:val="21"/>
                <w:szCs w:val="21"/>
              </w:rPr>
              <w:t>写入缓存策略为直写模式，即盘内无</w:t>
            </w:r>
            <w:r w:rsidRPr="005E3A1B">
              <w:rPr>
                <w:sz w:val="21"/>
                <w:szCs w:val="21"/>
              </w:rPr>
              <w:t>Cache</w:t>
            </w:r>
          </w:p>
        </w:tc>
      </w:tr>
      <w:tr w:rsidR="00CB4E8C" w:rsidRPr="00B6099C" w14:paraId="0E5D02A4" w14:textId="77777777" w:rsidTr="008D27D7">
        <w:trPr>
          <w:trHeight w:hRule="exact" w:val="712"/>
          <w:jc w:val="center"/>
        </w:trPr>
        <w:tc>
          <w:tcPr>
            <w:tcW w:w="2642" w:type="dxa"/>
            <w:gridSpan w:val="2"/>
            <w:vAlign w:val="center"/>
          </w:tcPr>
          <w:p w14:paraId="32723510" w14:textId="51B6D089" w:rsidR="00D22BB1" w:rsidRPr="005E3A1B" w:rsidRDefault="00D22BB1" w:rsidP="001E1C65">
            <w:pPr>
              <w:jc w:val="center"/>
              <w:rPr>
                <w:sz w:val="21"/>
                <w:szCs w:val="21"/>
              </w:rPr>
            </w:pPr>
            <w:r w:rsidRPr="005E3A1B">
              <w:rPr>
                <w:sz w:val="21"/>
                <w:szCs w:val="21"/>
              </w:rPr>
              <w:t>zone_append_max_bytes</w:t>
            </w:r>
          </w:p>
        </w:tc>
        <w:tc>
          <w:tcPr>
            <w:tcW w:w="1327" w:type="dxa"/>
            <w:vAlign w:val="center"/>
          </w:tcPr>
          <w:p w14:paraId="626A6839" w14:textId="3C814B4C" w:rsidR="00D22BB1" w:rsidRPr="005E3A1B" w:rsidRDefault="00D22BB1" w:rsidP="001E1C65">
            <w:pPr>
              <w:jc w:val="center"/>
              <w:rPr>
                <w:sz w:val="21"/>
                <w:szCs w:val="21"/>
              </w:rPr>
            </w:pPr>
            <w:r w:rsidRPr="005E3A1B">
              <w:rPr>
                <w:sz w:val="21"/>
                <w:szCs w:val="21"/>
              </w:rPr>
              <w:t>262144</w:t>
            </w:r>
          </w:p>
        </w:tc>
        <w:tc>
          <w:tcPr>
            <w:tcW w:w="4343" w:type="dxa"/>
            <w:gridSpan w:val="2"/>
            <w:vAlign w:val="center"/>
          </w:tcPr>
          <w:p w14:paraId="272D4280" w14:textId="78D142F1" w:rsidR="00D22BB1" w:rsidRPr="005E3A1B" w:rsidRDefault="00D22BB1" w:rsidP="00B97505">
            <w:pPr>
              <w:adjustRightInd/>
              <w:spacing w:line="240" w:lineRule="auto"/>
              <w:ind w:firstLine="0"/>
              <w:jc w:val="center"/>
              <w:rPr>
                <w:sz w:val="21"/>
                <w:szCs w:val="21"/>
              </w:rPr>
            </w:pPr>
            <w:r w:rsidRPr="005E3A1B">
              <w:rPr>
                <w:sz w:val="21"/>
                <w:szCs w:val="21"/>
              </w:rPr>
              <w:t xml:space="preserve">  </w:t>
            </w:r>
            <w:r w:rsidRPr="005E3A1B">
              <w:rPr>
                <w:sz w:val="21"/>
                <w:szCs w:val="21"/>
              </w:rPr>
              <w:t>每个区域追加模式下可以写入的最大字节数。</w:t>
            </w:r>
            <w:r w:rsidRPr="005E3A1B">
              <w:rPr>
                <w:sz w:val="21"/>
                <w:szCs w:val="21"/>
              </w:rPr>
              <w:t xml:space="preserve">                      </w:t>
            </w:r>
          </w:p>
        </w:tc>
      </w:tr>
      <w:tr w:rsidR="00CB4E8C" w:rsidRPr="00B6099C" w14:paraId="790A42BF" w14:textId="77777777" w:rsidTr="007A7F75">
        <w:trPr>
          <w:trHeight w:hRule="exact" w:val="569"/>
          <w:jc w:val="center"/>
        </w:trPr>
        <w:tc>
          <w:tcPr>
            <w:tcW w:w="2642" w:type="dxa"/>
            <w:gridSpan w:val="2"/>
            <w:vAlign w:val="center"/>
          </w:tcPr>
          <w:p w14:paraId="42CD32C8" w14:textId="600B0533" w:rsidR="00D22BB1" w:rsidRPr="005E3A1B" w:rsidRDefault="00D22BB1" w:rsidP="001E1C65">
            <w:pPr>
              <w:jc w:val="center"/>
              <w:rPr>
                <w:sz w:val="21"/>
                <w:szCs w:val="21"/>
              </w:rPr>
            </w:pPr>
            <w:r w:rsidRPr="005E3A1B">
              <w:rPr>
                <w:sz w:val="21"/>
                <w:szCs w:val="21"/>
              </w:rPr>
              <w:t>zoned</w:t>
            </w:r>
          </w:p>
        </w:tc>
        <w:tc>
          <w:tcPr>
            <w:tcW w:w="1327" w:type="dxa"/>
            <w:vAlign w:val="center"/>
          </w:tcPr>
          <w:p w14:paraId="55220809" w14:textId="1E005330" w:rsidR="00D22BB1" w:rsidRPr="005E3A1B" w:rsidRDefault="0029432C" w:rsidP="001E1C65">
            <w:pPr>
              <w:jc w:val="center"/>
              <w:rPr>
                <w:sz w:val="21"/>
                <w:szCs w:val="21"/>
              </w:rPr>
            </w:pPr>
            <w:r w:rsidRPr="005E3A1B">
              <w:rPr>
                <w:sz w:val="21"/>
                <w:szCs w:val="21"/>
              </w:rPr>
              <w:t>H</w:t>
            </w:r>
            <w:r w:rsidR="00D22BB1" w:rsidRPr="005E3A1B">
              <w:rPr>
                <w:sz w:val="21"/>
                <w:szCs w:val="21"/>
              </w:rPr>
              <w:t>ost</w:t>
            </w:r>
          </w:p>
        </w:tc>
        <w:tc>
          <w:tcPr>
            <w:tcW w:w="4343" w:type="dxa"/>
            <w:gridSpan w:val="2"/>
            <w:vAlign w:val="center"/>
          </w:tcPr>
          <w:p w14:paraId="159B11E5" w14:textId="75443FD3" w:rsidR="00D22BB1" w:rsidRPr="005E3A1B" w:rsidRDefault="00D22BB1" w:rsidP="00B97505">
            <w:pPr>
              <w:adjustRightInd/>
              <w:spacing w:line="240" w:lineRule="auto"/>
              <w:ind w:firstLine="0"/>
              <w:jc w:val="center"/>
              <w:rPr>
                <w:sz w:val="21"/>
                <w:szCs w:val="21"/>
              </w:rPr>
            </w:pPr>
            <w:r w:rsidRPr="005E3A1B">
              <w:rPr>
                <w:sz w:val="21"/>
                <w:szCs w:val="21"/>
              </w:rPr>
              <w:t>区域管理方式为主机管理。</w:t>
            </w:r>
          </w:p>
        </w:tc>
      </w:tr>
      <w:tr w:rsidR="00CB4E8C" w:rsidRPr="00B6099C" w14:paraId="43F2D9B2" w14:textId="77777777" w:rsidTr="00AD41DF">
        <w:trPr>
          <w:trHeight w:hRule="exact" w:val="415"/>
          <w:jc w:val="center"/>
        </w:trPr>
        <w:tc>
          <w:tcPr>
            <w:tcW w:w="2642" w:type="dxa"/>
            <w:gridSpan w:val="2"/>
            <w:vAlign w:val="center"/>
          </w:tcPr>
          <w:p w14:paraId="07331C33" w14:textId="10541BDB" w:rsidR="00D22BB1" w:rsidRPr="005E3A1B" w:rsidRDefault="00D22BB1" w:rsidP="001E1C65">
            <w:pPr>
              <w:jc w:val="center"/>
              <w:rPr>
                <w:sz w:val="21"/>
                <w:szCs w:val="21"/>
              </w:rPr>
            </w:pPr>
            <w:r w:rsidRPr="005E3A1B">
              <w:rPr>
                <w:sz w:val="21"/>
                <w:szCs w:val="21"/>
              </w:rPr>
              <w:t>zone_write_granularity</w:t>
            </w:r>
          </w:p>
        </w:tc>
        <w:tc>
          <w:tcPr>
            <w:tcW w:w="1327" w:type="dxa"/>
            <w:vAlign w:val="center"/>
          </w:tcPr>
          <w:p w14:paraId="4ECD8A26" w14:textId="4EB4A7C1" w:rsidR="00D22BB1" w:rsidRPr="005E3A1B" w:rsidRDefault="00D22BB1" w:rsidP="001E1C65">
            <w:pPr>
              <w:jc w:val="center"/>
              <w:rPr>
                <w:sz w:val="21"/>
                <w:szCs w:val="21"/>
              </w:rPr>
            </w:pPr>
            <w:r w:rsidRPr="005E3A1B">
              <w:rPr>
                <w:sz w:val="21"/>
                <w:szCs w:val="21"/>
              </w:rPr>
              <w:t>4096</w:t>
            </w:r>
          </w:p>
        </w:tc>
        <w:tc>
          <w:tcPr>
            <w:tcW w:w="4343" w:type="dxa"/>
            <w:gridSpan w:val="2"/>
            <w:vAlign w:val="center"/>
          </w:tcPr>
          <w:p w14:paraId="3E39A16E" w14:textId="7344D536" w:rsidR="00D22BB1" w:rsidRPr="005E3A1B" w:rsidRDefault="00D22BB1" w:rsidP="00B97505">
            <w:pPr>
              <w:adjustRightInd/>
              <w:spacing w:line="240" w:lineRule="auto"/>
              <w:ind w:firstLine="0"/>
              <w:jc w:val="center"/>
              <w:rPr>
                <w:sz w:val="21"/>
                <w:szCs w:val="21"/>
              </w:rPr>
            </w:pPr>
            <w:r w:rsidRPr="005E3A1B">
              <w:rPr>
                <w:sz w:val="21"/>
                <w:szCs w:val="21"/>
              </w:rPr>
              <w:t>区域写入粒度，以字节为单位。</w:t>
            </w:r>
          </w:p>
        </w:tc>
      </w:tr>
    </w:tbl>
    <w:p w14:paraId="61A6D215" w14:textId="478F15A1" w:rsidR="00AE78C1" w:rsidRPr="000F56E3" w:rsidRDefault="00E527ED" w:rsidP="00D52E28">
      <w:pPr>
        <w:pStyle w:val="3"/>
      </w:pPr>
      <w:r w:rsidRPr="000F56E3">
        <w:lastRenderedPageBreak/>
        <w:t>单</w:t>
      </w:r>
      <w:r w:rsidRPr="000F56E3">
        <w:t>Zone</w:t>
      </w:r>
      <w:r w:rsidRPr="000F56E3">
        <w:t>写</w:t>
      </w:r>
      <w:r w:rsidR="0031031E" w:rsidRPr="000F56E3">
        <w:t>入</w:t>
      </w:r>
      <w:r w:rsidRPr="000F56E3">
        <w:t>测试</w:t>
      </w:r>
    </w:p>
    <w:p w14:paraId="197B5F94" w14:textId="551F3DA3" w:rsidR="00CC586B" w:rsidRDefault="00A63A6C" w:rsidP="00CB6B2F">
      <w:pPr>
        <w:jc w:val="left"/>
      </w:pPr>
      <w:r>
        <w:rPr>
          <w:rFonts w:hint="eastAsia"/>
        </w:rPr>
        <w:t>在</w:t>
      </w:r>
      <w:r w:rsidR="00CB16A9">
        <w:rPr>
          <w:rFonts w:hint="eastAsia"/>
        </w:rPr>
        <w:t>实际</w:t>
      </w:r>
      <w:r>
        <w:rPr>
          <w:rFonts w:hint="eastAsia"/>
        </w:rPr>
        <w:t>应用中，会出现</w:t>
      </w:r>
      <w:r w:rsidR="00D24AB5">
        <w:rPr>
          <w:rFonts w:hint="eastAsia"/>
        </w:rPr>
        <w:t>某类型</w:t>
      </w:r>
      <w:r w:rsidR="00F9666F">
        <w:rPr>
          <w:rFonts w:hint="eastAsia"/>
        </w:rPr>
        <w:t>的数据</w:t>
      </w:r>
      <w:r w:rsidR="00D82DFF">
        <w:rPr>
          <w:rFonts w:hint="eastAsia"/>
        </w:rPr>
        <w:t>仅写入单个</w:t>
      </w:r>
      <w:r w:rsidR="00CB25A1">
        <w:rPr>
          <w:rFonts w:hint="eastAsia"/>
        </w:rPr>
        <w:t>指定</w:t>
      </w:r>
      <w:r w:rsidR="00D82DFF">
        <w:rPr>
          <w:rFonts w:hint="eastAsia"/>
        </w:rPr>
        <w:t>Zone</w:t>
      </w:r>
      <w:r w:rsidR="00D82DFF">
        <w:rPr>
          <w:rFonts w:hint="eastAsia"/>
        </w:rPr>
        <w:t>的情况</w:t>
      </w:r>
      <w:r w:rsidR="006F1797">
        <w:rPr>
          <w:rFonts w:hint="eastAsia"/>
        </w:rPr>
        <w:t>（例如上文分析的</w:t>
      </w:r>
      <w:r w:rsidR="006F1797">
        <w:rPr>
          <w:rFonts w:hint="eastAsia"/>
        </w:rPr>
        <w:t>RocksDB</w:t>
      </w:r>
      <w:r w:rsidR="006F1797">
        <w:rPr>
          <w:rFonts w:hint="eastAsia"/>
        </w:rPr>
        <w:t>中的</w:t>
      </w:r>
      <w:r w:rsidR="006F1797">
        <w:rPr>
          <w:rFonts w:hint="eastAsia"/>
        </w:rPr>
        <w:t>WAL</w:t>
      </w:r>
      <w:r w:rsidR="006F1797">
        <w:rPr>
          <w:rFonts w:hint="eastAsia"/>
        </w:rPr>
        <w:t>文件）</w:t>
      </w:r>
      <w:r w:rsidR="001F1D46">
        <w:rPr>
          <w:rFonts w:hint="eastAsia"/>
        </w:rPr>
        <w:t>，因此，</w:t>
      </w:r>
      <w:r w:rsidR="00CA772C">
        <w:rPr>
          <w:rFonts w:hint="eastAsia"/>
        </w:rPr>
        <w:t>测试</w:t>
      </w:r>
      <w:r w:rsidR="00195210">
        <w:rPr>
          <w:rFonts w:hint="eastAsia"/>
        </w:rPr>
        <w:t>不同情况下</w:t>
      </w:r>
      <w:r w:rsidR="001F1D46">
        <w:rPr>
          <w:rFonts w:hint="eastAsia"/>
        </w:rPr>
        <w:t>单个</w:t>
      </w:r>
      <w:r w:rsidR="001F1D46">
        <w:rPr>
          <w:rFonts w:hint="eastAsia"/>
        </w:rPr>
        <w:t>Zone</w:t>
      </w:r>
      <w:r w:rsidR="001F1D46">
        <w:rPr>
          <w:rFonts w:hint="eastAsia"/>
        </w:rPr>
        <w:t>的性能</w:t>
      </w:r>
      <w:r w:rsidR="00AA2FC3">
        <w:rPr>
          <w:rFonts w:hint="eastAsia"/>
        </w:rPr>
        <w:t>很有意义</w:t>
      </w:r>
      <w:r w:rsidR="00461524">
        <w:rPr>
          <w:rFonts w:hint="eastAsia"/>
        </w:rPr>
        <w:t>。</w:t>
      </w:r>
      <w:r w:rsidR="00CA1863" w:rsidRPr="00CB6B2F">
        <w:t>分别使用三种</w:t>
      </w:r>
      <w:r w:rsidR="00890713" w:rsidRPr="00CB6B2F">
        <w:t>I/O</w:t>
      </w:r>
      <w:r w:rsidR="00CA1863" w:rsidRPr="00CB6B2F">
        <w:t>引擎</w:t>
      </w:r>
      <w:r w:rsidR="00094F53" w:rsidRPr="00CB6B2F">
        <w:t>，</w:t>
      </w:r>
      <w:r w:rsidR="00B544A2" w:rsidRPr="00CB6B2F">
        <w:t>在不同的块大小下</w:t>
      </w:r>
      <w:r w:rsidR="00784434" w:rsidRPr="00784434">
        <w:t>进行单</w:t>
      </w:r>
      <w:r w:rsidR="00784434" w:rsidRPr="00784434">
        <w:t>Zone</w:t>
      </w:r>
      <w:r w:rsidR="00784434" w:rsidRPr="00784434">
        <w:t>写入测试</w:t>
      </w:r>
      <w:r w:rsidR="009C47F7">
        <w:rPr>
          <w:rFonts w:hint="eastAsia"/>
        </w:rPr>
        <w:t>，</w:t>
      </w:r>
      <w:r w:rsidR="005B7729">
        <w:rPr>
          <w:rFonts w:hint="eastAsia"/>
        </w:rPr>
        <w:t>结果</w:t>
      </w:r>
      <w:r w:rsidR="004A7E9A" w:rsidRPr="00CB6B2F">
        <w:t>如</w:t>
      </w:r>
      <w:r w:rsidR="009C78E9" w:rsidRPr="00CB6B2F">
        <w:t>图</w:t>
      </w:r>
      <w:r w:rsidR="009C78E9" w:rsidRPr="00CB6B2F">
        <w:t>4-2</w:t>
      </w:r>
      <w:r w:rsidR="004A7E9A" w:rsidRPr="00CB6B2F">
        <w:t>所示</w:t>
      </w:r>
      <w:r w:rsidR="00CF01C2">
        <w:rPr>
          <w:rFonts w:hint="eastAsia"/>
        </w:rPr>
        <w:t>。</w:t>
      </w:r>
    </w:p>
    <w:p w14:paraId="1A8117F9" w14:textId="578020CA" w:rsidR="00533BBF" w:rsidRPr="000F56E3" w:rsidRDefault="00F40D3B" w:rsidP="00FA72A9">
      <w:pPr>
        <w:ind w:firstLine="0"/>
      </w:pPr>
      <w:r>
        <w:rPr>
          <w:noProof/>
        </w:rPr>
        <w:drawing>
          <wp:inline distT="0" distB="0" distL="0" distR="0" wp14:anchorId="578124F5" wp14:editId="5C8578E0">
            <wp:extent cx="5278120" cy="3166745"/>
            <wp:effectExtent l="0" t="0" r="0" b="0"/>
            <wp:docPr id="7"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5278120" cy="3166745"/>
                    </a:xfrm>
                    <a:prstGeom prst="rect">
                      <a:avLst/>
                    </a:prstGeom>
                  </pic:spPr>
                </pic:pic>
              </a:graphicData>
            </a:graphic>
          </wp:inline>
        </w:drawing>
      </w:r>
    </w:p>
    <w:p w14:paraId="7FCE40EF" w14:textId="436F7C11" w:rsidR="00F32E31" w:rsidRPr="000F56E3" w:rsidRDefault="00F32E31" w:rsidP="00D52E28">
      <w:pPr>
        <w:pStyle w:val="a7"/>
      </w:pPr>
      <w:r w:rsidRPr="000F56E3">
        <w:t>图</w:t>
      </w:r>
      <w:r w:rsidRPr="000F56E3">
        <w:t>4-2</w:t>
      </w:r>
      <w:r w:rsidR="009D7535" w:rsidRPr="000F56E3">
        <w:t xml:space="preserve"> </w:t>
      </w:r>
      <w:r w:rsidRPr="000F56E3">
        <w:t>ZNS</w:t>
      </w:r>
      <w:r w:rsidRPr="000F56E3">
        <w:t>设备单</w:t>
      </w:r>
      <w:r w:rsidRPr="000F56E3">
        <w:t>Zone</w:t>
      </w:r>
      <w:r w:rsidRPr="000F56E3">
        <w:t>写入</w:t>
      </w:r>
      <w:r w:rsidR="0081389E" w:rsidRPr="000F56E3">
        <w:t>速度</w:t>
      </w:r>
      <w:r w:rsidR="00327428" w:rsidRPr="000F56E3">
        <w:t>测试</w:t>
      </w:r>
    </w:p>
    <w:p w14:paraId="4BA1BEC1" w14:textId="2A8C8C74" w:rsidR="00BC04BF" w:rsidRPr="000F56E3" w:rsidRDefault="00B91CA1" w:rsidP="00D52E28">
      <w:r w:rsidRPr="000F56E3">
        <w:t>写入</w:t>
      </w:r>
      <w:r w:rsidR="00BC04BF" w:rsidRPr="000F56E3">
        <w:t>随着每次请求的块大小增大</w:t>
      </w:r>
      <w:r w:rsidRPr="000F56E3">
        <w:t>而</w:t>
      </w:r>
      <w:r w:rsidR="00DB683D" w:rsidRPr="000F56E3">
        <w:t>增大</w:t>
      </w:r>
      <w:r w:rsidR="00BC04BF" w:rsidRPr="000F56E3">
        <w:t>，单个</w:t>
      </w:r>
      <w:r w:rsidR="00BC04BF" w:rsidRPr="000F56E3">
        <w:t>Zone</w:t>
      </w:r>
      <w:r w:rsidR="00BC04BF" w:rsidRPr="000F56E3">
        <w:t>的写入速度最大达到</w:t>
      </w:r>
      <w:r w:rsidR="00BC04BF" w:rsidRPr="000F56E3">
        <w:t>2500MiB/s</w:t>
      </w:r>
      <w:r w:rsidR="00BC04BF" w:rsidRPr="000F56E3">
        <w:t>。</w:t>
      </w:r>
      <w:r w:rsidR="00806322">
        <w:rPr>
          <w:rFonts w:hint="eastAsia"/>
        </w:rPr>
        <w:t>这与全盘的写入速度差距较大，</w:t>
      </w:r>
      <w:r w:rsidR="007C69E1" w:rsidRPr="000F56E3">
        <w:t>因为只使用一个</w:t>
      </w:r>
      <w:r w:rsidR="007C69E1" w:rsidRPr="000F56E3">
        <w:t>Zone</w:t>
      </w:r>
      <w:r w:rsidR="007C69E1" w:rsidRPr="000F56E3">
        <w:t>不能达到该盘最大带宽。</w:t>
      </w:r>
    </w:p>
    <w:p w14:paraId="1B7D305E" w14:textId="6CF509BE" w:rsidR="00DD1AC7" w:rsidRPr="000F56E3" w:rsidRDefault="00FB3E1C" w:rsidP="00D52E28">
      <w:r w:rsidRPr="000F56E3">
        <w:t>在不同的块大小下</w:t>
      </w:r>
      <w:r w:rsidR="008A5572">
        <w:rPr>
          <w:rFonts w:hint="eastAsia"/>
        </w:rPr>
        <w:t>三种</w:t>
      </w:r>
      <w:r w:rsidR="008A5572">
        <w:rPr>
          <w:rFonts w:hint="eastAsia"/>
        </w:rPr>
        <w:t>I/O</w:t>
      </w:r>
      <w:r w:rsidR="008A5572">
        <w:rPr>
          <w:rFonts w:hint="eastAsia"/>
        </w:rPr>
        <w:t>路径</w:t>
      </w:r>
      <w:r w:rsidRPr="000F56E3">
        <w:t>的</w:t>
      </w:r>
      <w:r w:rsidR="008A5572">
        <w:rPr>
          <w:rFonts w:hint="eastAsia"/>
        </w:rPr>
        <w:t>单</w:t>
      </w:r>
      <w:r w:rsidR="008A5572">
        <w:rPr>
          <w:rFonts w:hint="eastAsia"/>
        </w:rPr>
        <w:t>Zone</w:t>
      </w:r>
      <w:r w:rsidR="008A5572">
        <w:rPr>
          <w:rFonts w:hint="eastAsia"/>
        </w:rPr>
        <w:t>写入吞吐量结果</w:t>
      </w:r>
      <w:r w:rsidR="00622789">
        <w:rPr>
          <w:rFonts w:hint="eastAsia"/>
        </w:rPr>
        <w:t>如</w:t>
      </w:r>
      <w:r w:rsidRPr="000F56E3">
        <w:t>图</w:t>
      </w:r>
      <w:r w:rsidR="00E023A2" w:rsidRPr="000F56E3">
        <w:t>4-3</w:t>
      </w:r>
      <w:r w:rsidRPr="000F56E3">
        <w:t>所示</w:t>
      </w:r>
      <w:r w:rsidR="006A559A" w:rsidRPr="000F56E3">
        <w:t>。</w:t>
      </w:r>
    </w:p>
    <w:p w14:paraId="45DAFE53" w14:textId="70FBEDEA" w:rsidR="00616DC0" w:rsidRPr="000F56E3" w:rsidRDefault="009B6AE0" w:rsidP="00FA72A9">
      <w:pPr>
        <w:ind w:firstLine="0"/>
      </w:pPr>
      <w:r>
        <w:rPr>
          <w:noProof/>
        </w:rPr>
        <w:lastRenderedPageBreak/>
        <w:drawing>
          <wp:inline distT="0" distB="0" distL="0" distR="0" wp14:anchorId="286611A0" wp14:editId="291C90F5">
            <wp:extent cx="5278120" cy="3166745"/>
            <wp:effectExtent l="0" t="0" r="0" b="0"/>
            <wp:docPr id="6"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5278120" cy="3166745"/>
                    </a:xfrm>
                    <a:prstGeom prst="rect">
                      <a:avLst/>
                    </a:prstGeom>
                  </pic:spPr>
                </pic:pic>
              </a:graphicData>
            </a:graphic>
          </wp:inline>
        </w:drawing>
      </w:r>
    </w:p>
    <w:p w14:paraId="1A43605A" w14:textId="391CDA9E" w:rsidR="0036506E" w:rsidRPr="000F56E3" w:rsidRDefault="0036506E" w:rsidP="00D52E28">
      <w:pPr>
        <w:pStyle w:val="a7"/>
      </w:pPr>
      <w:r w:rsidRPr="000F56E3">
        <w:t>图</w:t>
      </w:r>
      <w:r w:rsidRPr="000F56E3">
        <w:t>4-</w:t>
      </w:r>
      <w:r w:rsidR="00AB3FAD" w:rsidRPr="000F56E3">
        <w:t>3</w:t>
      </w:r>
      <w:r w:rsidR="00E46033" w:rsidRPr="000F56E3">
        <w:t>不同</w:t>
      </w:r>
      <w:r w:rsidR="00E46033" w:rsidRPr="000F56E3">
        <w:t>I/O</w:t>
      </w:r>
      <w:r w:rsidR="00E46033" w:rsidRPr="000F56E3">
        <w:t>引擎下</w:t>
      </w:r>
      <w:r w:rsidRPr="000F56E3">
        <w:t>单</w:t>
      </w:r>
      <w:r w:rsidRPr="000F56E3">
        <w:t>Zone</w:t>
      </w:r>
      <w:r w:rsidR="00FC639D" w:rsidRPr="000F56E3">
        <w:t>写入</w:t>
      </w:r>
      <w:r w:rsidR="00FC639D" w:rsidRPr="000F56E3">
        <w:t>IOPS</w:t>
      </w:r>
      <w:r w:rsidRPr="000F56E3">
        <w:t>测试</w:t>
      </w:r>
    </w:p>
    <w:p w14:paraId="370A3A1E" w14:textId="24FDE7EA" w:rsidR="0099768D" w:rsidRPr="000F56E3" w:rsidRDefault="005F4357" w:rsidP="00D52E28">
      <w:r w:rsidRPr="000F56E3">
        <w:t>观察到</w:t>
      </w:r>
      <w:r w:rsidR="0099768D" w:rsidRPr="000F56E3">
        <w:t>单个</w:t>
      </w:r>
      <w:r w:rsidR="0099768D" w:rsidRPr="000F56E3">
        <w:t>Zone</w:t>
      </w:r>
      <w:r w:rsidR="0099768D" w:rsidRPr="000F56E3">
        <w:t>的</w:t>
      </w:r>
      <w:r w:rsidR="0073366A" w:rsidRPr="000F56E3">
        <w:t>IOPS</w:t>
      </w:r>
      <w:r w:rsidR="00B63D3E" w:rsidRPr="000F56E3">
        <w:t>在</w:t>
      </w:r>
      <w:r w:rsidR="00B63D3E" w:rsidRPr="000F56E3">
        <w:t>4K</w:t>
      </w:r>
      <w:r w:rsidR="00B63D3E" w:rsidRPr="000F56E3">
        <w:t>时</w:t>
      </w:r>
      <w:r w:rsidR="00B418E2" w:rsidRPr="000F56E3">
        <w:t>最大</w:t>
      </w:r>
      <w:r w:rsidR="0099768D" w:rsidRPr="000F56E3">
        <w:t>。</w:t>
      </w:r>
      <w:r w:rsidR="004B0A02">
        <w:rPr>
          <w:rFonts w:hint="eastAsia"/>
        </w:rPr>
        <w:t>并且吞吐量</w:t>
      </w:r>
      <w:r w:rsidR="0060396B" w:rsidRPr="000F56E3">
        <w:t>随着每次请求的块大小</w:t>
      </w:r>
      <w:r w:rsidR="003B01B9" w:rsidRPr="000F56E3">
        <w:t>增大而下降。</w:t>
      </w:r>
    </w:p>
    <w:p w14:paraId="6D0C2959" w14:textId="24A4943A" w:rsidR="00D63EED" w:rsidRPr="000F56E3" w:rsidRDefault="002726A4" w:rsidP="00D52E28">
      <w:pPr>
        <w:pStyle w:val="3"/>
      </w:pPr>
      <w:r w:rsidRPr="000F56E3">
        <w:t>全盘</w:t>
      </w:r>
      <w:r w:rsidR="008C0669" w:rsidRPr="000F56E3">
        <w:t>多线程</w:t>
      </w:r>
      <w:r w:rsidR="00A41232" w:rsidRPr="000F56E3">
        <w:t>写入</w:t>
      </w:r>
      <w:r w:rsidRPr="000F56E3">
        <w:t>测试</w:t>
      </w:r>
    </w:p>
    <w:p w14:paraId="090FD031" w14:textId="446D116C" w:rsidR="00BC18AF" w:rsidRPr="000F56E3" w:rsidRDefault="00D56DE2" w:rsidP="001B7A9A">
      <w:r w:rsidRPr="000F56E3">
        <w:t>为了评估不同块大小和线程数对</w:t>
      </w:r>
      <w:r w:rsidR="002B01DC" w:rsidRPr="000F56E3">
        <w:t>写入速度和</w:t>
      </w:r>
      <w:r w:rsidRPr="000F56E3">
        <w:t>IOPS</w:t>
      </w:r>
      <w:r w:rsidRPr="000F56E3">
        <w:t>的影响，我们设计并实施了一系列测试。测试配置包括使</w:t>
      </w:r>
      <w:r w:rsidR="00964653" w:rsidRPr="000F56E3">
        <w:t>io_uring</w:t>
      </w:r>
      <w:r w:rsidR="00964653" w:rsidRPr="000F56E3">
        <w:t>作为</w:t>
      </w:r>
      <w:r w:rsidRPr="000F56E3">
        <w:t>I/O</w:t>
      </w:r>
      <w:r w:rsidRPr="000F56E3">
        <w:t>引擎，并在五种不同的块大小（</w:t>
      </w:r>
      <w:r w:rsidRPr="000F56E3">
        <w:t>4k</w:t>
      </w:r>
      <w:r w:rsidRPr="000F56E3">
        <w:t>、</w:t>
      </w:r>
      <w:r w:rsidRPr="000F56E3">
        <w:t>16k</w:t>
      </w:r>
      <w:r w:rsidRPr="000F56E3">
        <w:t>、</w:t>
      </w:r>
      <w:r w:rsidRPr="000F56E3">
        <w:t>32k</w:t>
      </w:r>
      <w:r w:rsidRPr="000F56E3">
        <w:t>、</w:t>
      </w:r>
      <w:r w:rsidRPr="000F56E3">
        <w:t>64k</w:t>
      </w:r>
      <w:r w:rsidRPr="000F56E3">
        <w:t>、</w:t>
      </w:r>
      <w:r w:rsidRPr="000F56E3">
        <w:t>128k</w:t>
      </w:r>
      <w:r w:rsidRPr="000F56E3">
        <w:t>、</w:t>
      </w:r>
      <w:r w:rsidRPr="000F56E3">
        <w:t>256k</w:t>
      </w:r>
      <w:r w:rsidRPr="000F56E3">
        <w:t>）和五个不同的线程数（</w:t>
      </w:r>
      <w:r w:rsidRPr="000F56E3">
        <w:t>1</w:t>
      </w:r>
      <w:r w:rsidRPr="000F56E3">
        <w:t>、</w:t>
      </w:r>
      <w:r w:rsidRPr="000F56E3">
        <w:t>2</w:t>
      </w:r>
      <w:r w:rsidRPr="000F56E3">
        <w:t>、</w:t>
      </w:r>
      <w:r w:rsidRPr="000F56E3">
        <w:t>4</w:t>
      </w:r>
      <w:r w:rsidRPr="000F56E3">
        <w:t>、</w:t>
      </w:r>
      <w:r w:rsidRPr="000F56E3">
        <w:t>8</w:t>
      </w:r>
      <w:r w:rsidRPr="000F56E3">
        <w:t>、</w:t>
      </w:r>
      <w:r w:rsidRPr="000F56E3">
        <w:t>16</w:t>
      </w:r>
      <w:r w:rsidRPr="000F56E3">
        <w:t>）下进行测试</w:t>
      </w:r>
      <w:r w:rsidR="00E97028" w:rsidRPr="000F56E3">
        <w:t>。</w:t>
      </w:r>
    </w:p>
    <w:p w14:paraId="09CF0EB1" w14:textId="60018533" w:rsidR="00182A8C" w:rsidRPr="000F56E3" w:rsidRDefault="00715E7B" w:rsidP="00FE39C2">
      <w:pPr>
        <w:pStyle w:val="a7"/>
      </w:pPr>
      <w:r>
        <w:rPr>
          <w:noProof/>
          <w:lang w:val="zh-CN"/>
        </w:rPr>
        <w:lastRenderedPageBreak/>
        <w:drawing>
          <wp:inline distT="0" distB="0" distL="0" distR="0" wp14:anchorId="1A912C3A" wp14:editId="355FD86F">
            <wp:extent cx="5278120" cy="3518535"/>
            <wp:effectExtent l="0" t="0" r="0" b="5715"/>
            <wp:docPr id="43" name="图形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形 43"/>
                    <pic:cNvPicPr/>
                  </pic:nvPicPr>
                  <pic:blipFill>
                    <a:blip r:embed="rId41">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a:xfrm>
                      <a:off x="0" y="0"/>
                      <a:ext cx="5278120" cy="3518535"/>
                    </a:xfrm>
                    <a:prstGeom prst="rect">
                      <a:avLst/>
                    </a:prstGeom>
                  </pic:spPr>
                </pic:pic>
              </a:graphicData>
            </a:graphic>
          </wp:inline>
        </w:drawing>
      </w:r>
      <w:r w:rsidR="00182A8C" w:rsidRPr="00A551B4">
        <w:t>图</w:t>
      </w:r>
      <w:r w:rsidR="00182A8C" w:rsidRPr="00A551B4">
        <w:t>4-</w:t>
      </w:r>
      <w:r w:rsidR="00EA0568" w:rsidRPr="00FE39C2">
        <w:t>4</w:t>
      </w:r>
      <w:r w:rsidR="00182A8C" w:rsidRPr="00FE39C2">
        <w:t xml:space="preserve"> </w:t>
      </w:r>
      <w:r w:rsidR="004F2AC2" w:rsidRPr="00FE39C2">
        <w:t>不同块大小的</w:t>
      </w:r>
      <w:r w:rsidR="00777930" w:rsidRPr="00FE39C2">
        <w:t>多线程</w:t>
      </w:r>
      <w:r w:rsidR="004F2AC2" w:rsidRPr="00FE39C2">
        <w:t>全盘</w:t>
      </w:r>
      <w:r w:rsidR="00777930" w:rsidRPr="00FE39C2">
        <w:t>写入带宽</w:t>
      </w:r>
      <w:r w:rsidR="00182A8C" w:rsidRPr="00FE39C2">
        <w:t>测试</w:t>
      </w:r>
    </w:p>
    <w:p w14:paraId="3E0C0F30" w14:textId="0F83A26E" w:rsidR="00E15B52" w:rsidRPr="000F56E3" w:rsidRDefault="00C971DB" w:rsidP="00D52E28">
      <w:r w:rsidRPr="000F56E3">
        <w:t>如图</w:t>
      </w:r>
      <w:r w:rsidR="00AA589E" w:rsidRPr="000F56E3">
        <w:t>4-4</w:t>
      </w:r>
      <w:r w:rsidRPr="000F56E3">
        <w:t>所示，</w:t>
      </w:r>
      <w:r w:rsidR="00B95B4D" w:rsidRPr="000F56E3">
        <w:t>总体而言，</w:t>
      </w:r>
      <w:r w:rsidR="00902DBB" w:rsidRPr="000F56E3">
        <w:t>写入</w:t>
      </w:r>
      <w:r w:rsidR="00B95B4D" w:rsidRPr="000F56E3">
        <w:t>带宽随块大小和线程数的增加而增加，</w:t>
      </w:r>
      <w:r w:rsidR="00C35628">
        <w:rPr>
          <w:rFonts w:hint="eastAsia"/>
        </w:rPr>
        <w:t>符合</w:t>
      </w:r>
      <w:r w:rsidR="00B95B4D" w:rsidRPr="000F56E3">
        <w:t>预期中的结果。较小的块大小（如</w:t>
      </w:r>
      <w:r w:rsidR="00B95B4D" w:rsidRPr="000F56E3">
        <w:t>4k</w:t>
      </w:r>
      <w:r w:rsidR="00B95B4D" w:rsidRPr="000F56E3">
        <w:t>）导致显著较低的带宽，这是由于处理更多</w:t>
      </w:r>
      <w:r w:rsidR="00B95B4D" w:rsidRPr="000F56E3">
        <w:t>I/O</w:t>
      </w:r>
      <w:r w:rsidR="00B95B4D" w:rsidRPr="000F56E3">
        <w:t>操作带来的额外开销。在块大小从</w:t>
      </w:r>
      <w:r w:rsidR="00B95B4D" w:rsidRPr="000F56E3">
        <w:t>16k</w:t>
      </w:r>
      <w:r w:rsidR="00B95B4D" w:rsidRPr="000F56E3">
        <w:t>逐渐增加到</w:t>
      </w:r>
      <w:r w:rsidR="00B95B4D" w:rsidRPr="000F56E3">
        <w:t>256k</w:t>
      </w:r>
      <w:r w:rsidR="00B95B4D" w:rsidRPr="000F56E3">
        <w:t>的过程中，带宽不断提升，但增长率逐渐减小，</w:t>
      </w:r>
      <w:r w:rsidR="00A0794A" w:rsidRPr="000F56E3">
        <w:t>直至达到硬盘最大写入速度</w:t>
      </w:r>
      <w:r w:rsidR="00A0794A" w:rsidRPr="000F56E3">
        <w:t>5300MiB/s</w:t>
      </w:r>
      <w:r w:rsidR="00B95B4D" w:rsidRPr="000F56E3">
        <w:t>。线程数对带宽的影响在不同块大小下有所不同。在较小的块大小下（如</w:t>
      </w:r>
      <w:r w:rsidR="00B95B4D" w:rsidRPr="000F56E3">
        <w:t>4k</w:t>
      </w:r>
      <w:r w:rsidR="00B95B4D" w:rsidRPr="000F56E3">
        <w:t>），增加线程数能够显著提高带宽，说明多线程能够更有效地利用</w:t>
      </w:r>
      <w:r w:rsidR="00B95B4D" w:rsidRPr="000F56E3">
        <w:t>I/O</w:t>
      </w:r>
      <w:r w:rsidR="00B95B4D" w:rsidRPr="000F56E3">
        <w:t>子系统的并行性。而在较大的块大小下（如</w:t>
      </w:r>
      <w:r w:rsidR="00B95B4D" w:rsidRPr="000F56E3">
        <w:t>256k</w:t>
      </w:r>
      <w:r w:rsidR="00B95B4D" w:rsidRPr="000F56E3">
        <w:t>），线程数的增加对带宽的提升相对有限，因为此时磁盘带宽已经接近饱和，多线程无法进一步显著提高性能。因此，实验结果表明，多线程和大块大小均有助于提升带宽，但在一定块大小和线程数之后，带宽的增长会受到硬件和系统瓶颈的限制。</w:t>
      </w:r>
    </w:p>
    <w:p w14:paraId="39FC81EF" w14:textId="731F4D97" w:rsidR="00E15B52" w:rsidRPr="000F56E3" w:rsidRDefault="00F918A1" w:rsidP="00BE4915">
      <w:pPr>
        <w:ind w:firstLine="0"/>
      </w:pPr>
      <w:r>
        <w:rPr>
          <w:noProof/>
        </w:rPr>
        <w:lastRenderedPageBreak/>
        <w:drawing>
          <wp:inline distT="0" distB="0" distL="0" distR="0" wp14:anchorId="2A597DDC" wp14:editId="5D006493">
            <wp:extent cx="5278120" cy="3518535"/>
            <wp:effectExtent l="0" t="0" r="0" b="5715"/>
            <wp:docPr id="11" name="图形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96DAC541-7B7A-43D3-8B79-37D633B846F1}">
                          <asvg:svgBlip xmlns:asvg="http://schemas.microsoft.com/office/drawing/2016/SVG/main" r:embed="rId44"/>
                        </a:ext>
                      </a:extLst>
                    </a:blip>
                    <a:stretch>
                      <a:fillRect/>
                    </a:stretch>
                  </pic:blipFill>
                  <pic:spPr>
                    <a:xfrm>
                      <a:off x="0" y="0"/>
                      <a:ext cx="5278120" cy="3518535"/>
                    </a:xfrm>
                    <a:prstGeom prst="rect">
                      <a:avLst/>
                    </a:prstGeom>
                  </pic:spPr>
                </pic:pic>
              </a:graphicData>
            </a:graphic>
          </wp:inline>
        </w:drawing>
      </w:r>
    </w:p>
    <w:p w14:paraId="6D1BBC8F" w14:textId="3D366BB1" w:rsidR="00404474" w:rsidRPr="000F56E3" w:rsidRDefault="00404474" w:rsidP="00D52E28">
      <w:pPr>
        <w:pStyle w:val="a7"/>
      </w:pPr>
      <w:r w:rsidRPr="000F56E3">
        <w:t>图</w:t>
      </w:r>
      <w:r w:rsidRPr="000F56E3">
        <w:t>4-</w:t>
      </w:r>
      <w:r w:rsidR="004A2036" w:rsidRPr="000F56E3">
        <w:t>5</w:t>
      </w:r>
      <w:r w:rsidRPr="000F56E3">
        <w:t xml:space="preserve"> </w:t>
      </w:r>
      <w:r w:rsidRPr="000F56E3">
        <w:t>不同块大小的多线程全盘写入</w:t>
      </w:r>
      <w:r w:rsidR="00A23121" w:rsidRPr="000F56E3">
        <w:t>I</w:t>
      </w:r>
      <w:r w:rsidR="00B5747D" w:rsidRPr="000F56E3">
        <w:t>OPS</w:t>
      </w:r>
      <w:r w:rsidRPr="000F56E3">
        <w:t>测试</w:t>
      </w:r>
    </w:p>
    <w:p w14:paraId="36EEE045" w14:textId="133EB26A" w:rsidR="00C064A1" w:rsidRPr="000F56E3" w:rsidRDefault="007B31DF" w:rsidP="00D52E28">
      <w:r w:rsidRPr="000F56E3">
        <w:t>图</w:t>
      </w:r>
      <w:r w:rsidR="005B4320" w:rsidRPr="000F56E3">
        <w:t>4-5</w:t>
      </w:r>
      <w:r w:rsidR="00386739" w:rsidRPr="000F56E3">
        <w:t>中</w:t>
      </w:r>
      <w:r w:rsidRPr="000F56E3">
        <w:t>展示了不同块大小和线程数对</w:t>
      </w:r>
      <w:r w:rsidR="00E4017C">
        <w:rPr>
          <w:rFonts w:hint="eastAsia"/>
        </w:rPr>
        <w:t>吞吐量</w:t>
      </w:r>
      <w:r w:rsidRPr="000F56E3">
        <w:t>的影响。结果显示，</w:t>
      </w:r>
      <w:r w:rsidRPr="000F56E3">
        <w:t>4k</w:t>
      </w:r>
      <w:r w:rsidRPr="000F56E3">
        <w:t>块大小下，</w:t>
      </w:r>
      <w:r w:rsidRPr="000F56E3">
        <w:t>IOPS</w:t>
      </w:r>
      <w:r w:rsidRPr="000F56E3">
        <w:t>随线程数显著提高，从</w:t>
      </w:r>
      <w:r w:rsidR="00377C31" w:rsidRPr="000F56E3">
        <w:t>单</w:t>
      </w:r>
      <w:r w:rsidRPr="000F56E3">
        <w:t>线程的约</w:t>
      </w:r>
      <w:r w:rsidRPr="000F56E3">
        <w:t>100 KIOPS</w:t>
      </w:r>
      <w:r w:rsidRPr="000F56E3">
        <w:t>增加至</w:t>
      </w:r>
      <w:r w:rsidRPr="000F56E3">
        <w:t>16</w:t>
      </w:r>
      <w:r w:rsidRPr="000F56E3">
        <w:t>线程的约</w:t>
      </w:r>
      <w:r w:rsidRPr="000F56E3">
        <w:t>800 KIOPS</w:t>
      </w:r>
      <w:r w:rsidRPr="000F56E3">
        <w:t>，表明在较小块大小下，高并发度显著提升</w:t>
      </w:r>
      <w:r w:rsidRPr="000F56E3">
        <w:t>I/O</w:t>
      </w:r>
      <w:r w:rsidRPr="000F56E3">
        <w:t>子系统的并行性和性能。</w:t>
      </w:r>
      <w:r w:rsidRPr="000F56E3">
        <w:t>16k</w:t>
      </w:r>
      <w:r w:rsidRPr="000F56E3">
        <w:t>块大小下，</w:t>
      </w:r>
      <w:r w:rsidRPr="000F56E3">
        <w:t>IOPS</w:t>
      </w:r>
      <w:r w:rsidRPr="000F56E3">
        <w:t>亦随线程数增加，从约</w:t>
      </w:r>
      <w:r w:rsidRPr="000F56E3">
        <w:t>100 KIOPS</w:t>
      </w:r>
      <w:r w:rsidRPr="000F56E3">
        <w:t>提高至</w:t>
      </w:r>
      <w:r w:rsidRPr="000F56E3">
        <w:t>350 KIOPS</w:t>
      </w:r>
      <w:r w:rsidRPr="000F56E3">
        <w:t>，但提升幅度相较于</w:t>
      </w:r>
      <w:r w:rsidRPr="000F56E3">
        <w:t>4k</w:t>
      </w:r>
      <w:r w:rsidRPr="000F56E3">
        <w:t>块大小有所减小。随着块大小进一步增加至</w:t>
      </w:r>
      <w:r w:rsidRPr="000F56E3">
        <w:t>32k</w:t>
      </w:r>
      <w:r w:rsidRPr="000F56E3">
        <w:t>、</w:t>
      </w:r>
      <w:r w:rsidRPr="000F56E3">
        <w:t>64k</w:t>
      </w:r>
      <w:r w:rsidRPr="000F56E3">
        <w:t>、</w:t>
      </w:r>
      <w:r w:rsidRPr="000F56E3">
        <w:t>128k</w:t>
      </w:r>
      <w:r w:rsidRPr="000F56E3">
        <w:t>和</w:t>
      </w:r>
      <w:r w:rsidRPr="000F56E3">
        <w:t>256k</w:t>
      </w:r>
      <w:r w:rsidRPr="000F56E3">
        <w:t>，</w:t>
      </w:r>
      <w:r w:rsidRPr="000F56E3">
        <w:t>IOPS</w:t>
      </w:r>
      <w:r w:rsidRPr="000F56E3">
        <w:t>提升幅度逐渐减小，</w:t>
      </w:r>
      <w:r w:rsidRPr="000F56E3">
        <w:t>32k</w:t>
      </w:r>
      <w:r w:rsidRPr="000F56E3">
        <w:t>块大小下从约</w:t>
      </w:r>
      <w:r w:rsidRPr="000F56E3">
        <w:t>50 KIOPS</w:t>
      </w:r>
      <w:r w:rsidRPr="000F56E3">
        <w:t>提高至</w:t>
      </w:r>
      <w:r w:rsidRPr="000F56E3">
        <w:t>150 KIOPS</w:t>
      </w:r>
      <w:r w:rsidRPr="000F56E3">
        <w:t>，</w:t>
      </w:r>
      <w:r w:rsidRPr="000F56E3">
        <w:t>64k</w:t>
      </w:r>
      <w:r w:rsidRPr="000F56E3">
        <w:t>块大小下从约</w:t>
      </w:r>
      <w:r w:rsidRPr="000F56E3">
        <w:t>30 KIOPS</w:t>
      </w:r>
      <w:r w:rsidRPr="000F56E3">
        <w:t>提高至</w:t>
      </w:r>
      <w:r w:rsidRPr="000F56E3">
        <w:t>90 KIOPS</w:t>
      </w:r>
      <w:r w:rsidRPr="000F56E3">
        <w:t>，</w:t>
      </w:r>
      <w:r w:rsidRPr="000F56E3">
        <w:t>128k</w:t>
      </w:r>
      <w:r w:rsidRPr="000F56E3">
        <w:t>块大小下从约</w:t>
      </w:r>
      <w:r w:rsidRPr="000F56E3">
        <w:t>10 KIOPS</w:t>
      </w:r>
      <w:r w:rsidRPr="000F56E3">
        <w:t>提高至</w:t>
      </w:r>
      <w:r w:rsidRPr="000F56E3">
        <w:t>40 KIOPS</w:t>
      </w:r>
      <w:r w:rsidRPr="000F56E3">
        <w:t>，</w:t>
      </w:r>
      <w:r w:rsidRPr="000F56E3">
        <w:t>256k</w:t>
      </w:r>
      <w:r w:rsidRPr="000F56E3">
        <w:t>块大小下从约</w:t>
      </w:r>
      <w:r w:rsidRPr="000F56E3">
        <w:t>5 KIOPS</w:t>
      </w:r>
      <w:r w:rsidRPr="000F56E3">
        <w:t>提高至</w:t>
      </w:r>
      <w:r w:rsidRPr="000F56E3">
        <w:t>20 KIOPS</w:t>
      </w:r>
      <w:r w:rsidRPr="000F56E3">
        <w:t>。这表明在较大块大小下，多线程对性能提升的作用逐渐减弱，甚至达到瓶颈。因此，在需要高</w:t>
      </w:r>
      <w:r w:rsidRPr="000F56E3">
        <w:t>IOPS</w:t>
      </w:r>
      <w:r w:rsidRPr="000F56E3">
        <w:t>的应用场景中，选择较小的块大小和多线程配置可以显著提升性能，而在块大小</w:t>
      </w:r>
      <w:r w:rsidR="008F11D6" w:rsidRPr="000F56E3">
        <w:t>较大</w:t>
      </w:r>
      <w:r w:rsidRPr="000F56E3">
        <w:t>的场景中，多线程对性能提升的效果有限。</w:t>
      </w:r>
    </w:p>
    <w:p w14:paraId="7DBDD385" w14:textId="7B2DE72E" w:rsidR="00E5358E" w:rsidRPr="000F56E3" w:rsidRDefault="00317B4B" w:rsidP="00D52E28">
      <w:pPr>
        <w:pStyle w:val="2"/>
        <w:spacing w:before="120" w:after="120"/>
      </w:pPr>
      <w:bookmarkStart w:id="149" w:name="_Toc167153003"/>
      <w:r w:rsidRPr="000F56E3">
        <w:t>ZAFS</w:t>
      </w:r>
      <w:r w:rsidR="008C4007" w:rsidRPr="000F56E3">
        <w:t>评估</w:t>
      </w:r>
      <w:bookmarkEnd w:id="149"/>
    </w:p>
    <w:p w14:paraId="24FAD132" w14:textId="39964B96" w:rsidR="00C53EC6" w:rsidRPr="000F56E3" w:rsidRDefault="00C53EC6" w:rsidP="00D52E28">
      <w:pPr>
        <w:pStyle w:val="3"/>
      </w:pPr>
      <w:r w:rsidRPr="000F56E3">
        <w:t>ZAFS</w:t>
      </w:r>
      <w:r w:rsidR="007110F5" w:rsidRPr="000F56E3">
        <w:t>写</w:t>
      </w:r>
      <w:r w:rsidR="007669DB" w:rsidRPr="000F56E3">
        <w:t>入</w:t>
      </w:r>
      <w:r w:rsidRPr="000F56E3">
        <w:t>测试</w:t>
      </w:r>
    </w:p>
    <w:p w14:paraId="7AC88E3A" w14:textId="22AC9FDD" w:rsidR="00E960E0" w:rsidRPr="000F56E3" w:rsidRDefault="00E128E9" w:rsidP="00D52E28">
      <w:r w:rsidRPr="000F56E3">
        <w:t>利用</w:t>
      </w:r>
      <w:r w:rsidRPr="000F56E3">
        <w:t>RocksDB</w:t>
      </w:r>
      <w:r w:rsidRPr="000F56E3">
        <w:t>的</w:t>
      </w:r>
      <w:r w:rsidRPr="000F56E3">
        <w:t>benchmark</w:t>
      </w:r>
      <w:r w:rsidRPr="000F56E3">
        <w:t>工具，进行</w:t>
      </w:r>
      <w:r w:rsidRPr="000F56E3">
        <w:t>4KiB</w:t>
      </w:r>
      <w:r w:rsidRPr="000F56E3">
        <w:t>的</w:t>
      </w:r>
      <w:r w:rsidRPr="000F56E3">
        <w:t>fillrandom</w:t>
      </w:r>
      <w:r w:rsidRPr="000F56E3">
        <w:t>测试。</w:t>
      </w:r>
      <w:r w:rsidR="004527B8" w:rsidRPr="000F56E3">
        <w:t>测试结果</w:t>
      </w:r>
      <w:r w:rsidR="00983A3F" w:rsidRPr="000F56E3">
        <w:lastRenderedPageBreak/>
        <w:t>如图</w:t>
      </w:r>
      <w:r w:rsidR="00791942" w:rsidRPr="000F56E3">
        <w:t>4-6</w:t>
      </w:r>
      <w:r w:rsidR="00983A3F" w:rsidRPr="000F56E3">
        <w:t>所示。</w:t>
      </w:r>
    </w:p>
    <w:p w14:paraId="202A45D2" w14:textId="2C96669C" w:rsidR="00C53EC6" w:rsidRPr="000F56E3" w:rsidRDefault="0086320E" w:rsidP="0086320E">
      <w:pPr>
        <w:jc w:val="center"/>
      </w:pPr>
      <w:r>
        <w:rPr>
          <w:noProof/>
        </w:rPr>
        <w:drawing>
          <wp:inline distT="0" distB="0" distL="0" distR="0" wp14:anchorId="20EB4BA9" wp14:editId="76C0E552">
            <wp:extent cx="4191533" cy="2913797"/>
            <wp:effectExtent l="0" t="0" r="0" b="1270"/>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96DAC541-7B7A-43D3-8B79-37D633B846F1}">
                          <asvg:svgBlip xmlns:asvg="http://schemas.microsoft.com/office/drawing/2016/SVG/main" r:embed="rId46"/>
                        </a:ext>
                      </a:extLst>
                    </a:blip>
                    <a:stretch>
                      <a:fillRect/>
                    </a:stretch>
                  </pic:blipFill>
                  <pic:spPr>
                    <a:xfrm>
                      <a:off x="0" y="0"/>
                      <a:ext cx="4201306" cy="2920591"/>
                    </a:xfrm>
                    <a:prstGeom prst="rect">
                      <a:avLst/>
                    </a:prstGeom>
                  </pic:spPr>
                </pic:pic>
              </a:graphicData>
            </a:graphic>
          </wp:inline>
        </w:drawing>
      </w:r>
    </w:p>
    <w:p w14:paraId="6762210B" w14:textId="506C9FCC" w:rsidR="009F2DBF" w:rsidRPr="000F56E3" w:rsidRDefault="00C53EC6" w:rsidP="00D52E28">
      <w:pPr>
        <w:pStyle w:val="a7"/>
      </w:pPr>
      <w:r w:rsidRPr="000F56E3">
        <w:t>图</w:t>
      </w:r>
      <w:r w:rsidRPr="000F56E3">
        <w:t xml:space="preserve"> </w:t>
      </w:r>
      <w:r w:rsidR="005F74F1" w:rsidRPr="000F56E3">
        <w:t xml:space="preserve">4-6 </w:t>
      </w:r>
      <w:r w:rsidR="009F2DBF" w:rsidRPr="000F56E3">
        <w:t>ZAFS</w:t>
      </w:r>
      <w:r w:rsidR="00847EB8" w:rsidRPr="000F56E3">
        <w:t>吞吐量</w:t>
      </w:r>
      <w:r w:rsidR="009F2DBF" w:rsidRPr="000F56E3">
        <w:t>测试</w:t>
      </w:r>
    </w:p>
    <w:p w14:paraId="21A3B0B7" w14:textId="66BB13B1" w:rsidR="00086D73" w:rsidRPr="000F56E3" w:rsidRDefault="00880EB3" w:rsidP="00D52E28">
      <w:r w:rsidRPr="000F56E3">
        <w:t>可以观察到</w:t>
      </w:r>
      <w:r w:rsidR="00D92D69" w:rsidRPr="000F56E3">
        <w:t>，在所有评估的缓冲区大小上都优于</w:t>
      </w:r>
      <w:r w:rsidR="00D92D69" w:rsidRPr="000F56E3">
        <w:t>ZenFS</w:t>
      </w:r>
      <w:r w:rsidR="00D92D69" w:rsidRPr="000F56E3">
        <w:t>的</w:t>
      </w:r>
      <w:r w:rsidR="00D92D69" w:rsidRPr="000F56E3">
        <w:t>WALs</w:t>
      </w:r>
      <w:r w:rsidR="00D92D69" w:rsidRPr="000F56E3">
        <w:t>，</w:t>
      </w:r>
      <w:r w:rsidR="00430158" w:rsidRPr="000F56E3">
        <w:t>吞吐量提升</w:t>
      </w:r>
      <w:r w:rsidR="003B49E3" w:rsidRPr="000F56E3">
        <w:t>了</w:t>
      </w:r>
      <w:r w:rsidR="004C3613" w:rsidRPr="000F56E3">
        <w:t>1.9</w:t>
      </w:r>
      <w:r w:rsidR="00A11D03" w:rsidRPr="000F56E3">
        <w:t>~</w:t>
      </w:r>
      <w:r w:rsidR="00430158" w:rsidRPr="000F56E3">
        <w:t>3.5</w:t>
      </w:r>
      <w:r w:rsidR="00430158" w:rsidRPr="000F56E3">
        <w:t>倍</w:t>
      </w:r>
      <w:r w:rsidR="00D92D69" w:rsidRPr="000F56E3">
        <w:t>。</w:t>
      </w:r>
      <w:r w:rsidR="00956BBE" w:rsidRPr="000F56E3">
        <w:t>经测试，</w:t>
      </w:r>
      <w:r w:rsidRPr="000F56E3">
        <w:t>ZAFS</w:t>
      </w:r>
      <w:r w:rsidR="00C35628">
        <w:rPr>
          <w:rFonts w:hint="eastAsia"/>
        </w:rPr>
        <w:t>中</w:t>
      </w:r>
      <w:r w:rsidRPr="000F56E3">
        <w:t>的</w:t>
      </w:r>
      <w:r w:rsidRPr="000F56E3">
        <w:t>Zone-Friends WAL</w:t>
      </w:r>
      <w:r w:rsidRPr="000F56E3">
        <w:t>设计有效地缓解了高并发写入时的性能瓶颈，提升了吞吐量</w:t>
      </w:r>
      <w:r w:rsidR="00CB65EF" w:rsidRPr="000F56E3">
        <w:t>。</w:t>
      </w:r>
      <w:r w:rsidR="00B65E93" w:rsidRPr="000F56E3">
        <w:t xml:space="preserve"> </w:t>
      </w:r>
    </w:p>
    <w:p w14:paraId="3BA1FC78" w14:textId="76318EBD" w:rsidR="0085724C" w:rsidRPr="000F56E3" w:rsidRDefault="00E6508F" w:rsidP="00D52E28">
      <w:pPr>
        <w:pStyle w:val="3"/>
      </w:pPr>
      <w:r w:rsidRPr="000F56E3">
        <w:t xml:space="preserve">ZAFS </w:t>
      </w:r>
      <w:r w:rsidRPr="000F56E3">
        <w:t>恢复时间测试</w:t>
      </w:r>
    </w:p>
    <w:p w14:paraId="663DE377" w14:textId="70E5B743" w:rsidR="00806362" w:rsidRDefault="00381A6C" w:rsidP="00D52E28">
      <w:r w:rsidRPr="000F56E3">
        <w:t>ZAFS</w:t>
      </w:r>
      <w:r w:rsidRPr="000F56E3">
        <w:t>与</w:t>
      </w:r>
      <w:r w:rsidRPr="000F56E3">
        <w:t>ZenFS</w:t>
      </w:r>
      <w:r w:rsidRPr="000F56E3">
        <w:t>的恢复时间对比测试如图</w:t>
      </w:r>
      <w:r w:rsidRPr="000F56E3">
        <w:t>4-7</w:t>
      </w:r>
      <w:r w:rsidRPr="000F56E3">
        <w:t>所示。</w:t>
      </w:r>
    </w:p>
    <w:p w14:paraId="37B46A1F" w14:textId="12459496" w:rsidR="008011E7" w:rsidRPr="000F56E3" w:rsidRDefault="008011E7" w:rsidP="00D52E28">
      <w:r w:rsidRPr="008011E7">
        <w:t>ZAFS</w:t>
      </w:r>
      <w:r w:rsidRPr="008011E7">
        <w:t>的</w:t>
      </w:r>
      <w:r w:rsidRPr="008011E7">
        <w:t>WAL</w:t>
      </w:r>
      <w:r w:rsidRPr="008011E7">
        <w:t>设计使得</w:t>
      </w:r>
      <w:r w:rsidRPr="008011E7">
        <w:t>WAL</w:t>
      </w:r>
      <w:r w:rsidRPr="008011E7">
        <w:t>条目更大，引入了读开销，但是却比</w:t>
      </w:r>
      <w:r w:rsidRPr="008011E7">
        <w:t>ZenFS</w:t>
      </w:r>
      <w:r w:rsidRPr="008011E7">
        <w:t>所需的恢复时间更短。这是因为</w:t>
      </w:r>
      <w:r w:rsidR="006D2765">
        <w:rPr>
          <w:rFonts w:hint="eastAsia"/>
        </w:rPr>
        <w:t>：</w:t>
      </w:r>
      <w:r w:rsidR="003301BC">
        <w:rPr>
          <w:rFonts w:hint="eastAsia"/>
        </w:rPr>
        <w:t>首先</w:t>
      </w:r>
      <w:r w:rsidRPr="008011E7">
        <w:t>，</w:t>
      </w:r>
      <w:r w:rsidRPr="008011E7">
        <w:t>SSD</w:t>
      </w:r>
      <w:r w:rsidRPr="008011E7">
        <w:t>设备的读取速度很快，读取</w:t>
      </w:r>
      <w:r w:rsidRPr="008011E7">
        <w:t>WAL</w:t>
      </w:r>
      <w:r w:rsidR="00C31E96">
        <w:rPr>
          <w:rFonts w:hint="eastAsia"/>
        </w:rPr>
        <w:t>文件</w:t>
      </w:r>
      <w:r w:rsidRPr="008011E7">
        <w:t>膨胀部分</w:t>
      </w:r>
      <w:r w:rsidR="00EF3BED">
        <w:rPr>
          <w:rFonts w:hint="eastAsia"/>
        </w:rPr>
        <w:t>所需的</w:t>
      </w:r>
      <w:r w:rsidR="004C3560">
        <w:rPr>
          <w:rFonts w:hint="eastAsia"/>
        </w:rPr>
        <w:t>额外</w:t>
      </w:r>
      <w:r w:rsidRPr="008011E7">
        <w:t>时间几乎可以忽略不记。另一方面，由于引入</w:t>
      </w:r>
      <w:r w:rsidRPr="008011E7">
        <w:t>SPDK</w:t>
      </w:r>
      <w:r w:rsidRPr="008011E7">
        <w:t>优化了</w:t>
      </w:r>
      <w:r w:rsidRPr="008011E7">
        <w:t>I/O</w:t>
      </w:r>
      <w:r w:rsidRPr="008011E7">
        <w:t>路径，相较于</w:t>
      </w:r>
      <w:r w:rsidRPr="008011E7">
        <w:t>ZenFS</w:t>
      </w:r>
      <w:r w:rsidRPr="008011E7">
        <w:t>对</w:t>
      </w:r>
      <w:r w:rsidRPr="008011E7">
        <w:t>Zone</w:t>
      </w:r>
      <w:r w:rsidRPr="008011E7">
        <w:t>的操作速度更快；并且在内存中保留了映射表，使得</w:t>
      </w:r>
      <w:r w:rsidRPr="008011E7">
        <w:t>WAL entry</w:t>
      </w:r>
      <w:r w:rsidRPr="008011E7">
        <w:t>的寻址更快</w:t>
      </w:r>
      <w:r w:rsidR="00226B0F">
        <w:rPr>
          <w:rFonts w:hint="eastAsia"/>
        </w:rPr>
        <w:t>。</w:t>
      </w:r>
      <w:r w:rsidR="004E6E0F">
        <w:rPr>
          <w:rFonts w:hint="eastAsia"/>
        </w:rPr>
        <w:t>上述原因</w:t>
      </w:r>
      <w:r w:rsidRPr="008011E7">
        <w:t>使得</w:t>
      </w:r>
      <w:r w:rsidRPr="008011E7">
        <w:t>ZAFS</w:t>
      </w:r>
      <w:r w:rsidRPr="008011E7">
        <w:t>的恢复时间反而短于</w:t>
      </w:r>
      <w:r w:rsidRPr="008011E7">
        <w:t>ZenFS</w:t>
      </w:r>
      <w:r w:rsidR="00395B4C">
        <w:rPr>
          <w:rFonts w:hint="eastAsia"/>
        </w:rPr>
        <w:t>。</w:t>
      </w:r>
    </w:p>
    <w:p w14:paraId="6C3BEFEB" w14:textId="4EE06810" w:rsidR="00C92908" w:rsidRPr="000F56E3" w:rsidRDefault="007B3020" w:rsidP="001F11D6">
      <w:pPr>
        <w:jc w:val="center"/>
      </w:pPr>
      <w:r>
        <w:rPr>
          <w:noProof/>
        </w:rPr>
        <w:lastRenderedPageBreak/>
        <w:drawing>
          <wp:inline distT="0" distB="0" distL="0" distR="0" wp14:anchorId="07F56E6E" wp14:editId="342EBB03">
            <wp:extent cx="4196939" cy="2797791"/>
            <wp:effectExtent l="0" t="0" r="0" b="3175"/>
            <wp:docPr id="45" name="图形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96DAC541-7B7A-43D3-8B79-37D633B846F1}">
                          <asvg:svgBlip xmlns:asvg="http://schemas.microsoft.com/office/drawing/2016/SVG/main" r:embed="rId48"/>
                        </a:ext>
                      </a:extLst>
                    </a:blip>
                    <a:stretch>
                      <a:fillRect/>
                    </a:stretch>
                  </pic:blipFill>
                  <pic:spPr>
                    <a:xfrm>
                      <a:off x="0" y="0"/>
                      <a:ext cx="4209942" cy="2806459"/>
                    </a:xfrm>
                    <a:prstGeom prst="rect">
                      <a:avLst/>
                    </a:prstGeom>
                  </pic:spPr>
                </pic:pic>
              </a:graphicData>
            </a:graphic>
          </wp:inline>
        </w:drawing>
      </w:r>
    </w:p>
    <w:p w14:paraId="52D5346A" w14:textId="3DF47AC8" w:rsidR="00053D37" w:rsidRPr="000F56E3" w:rsidRDefault="00292369" w:rsidP="00AD6989">
      <w:pPr>
        <w:pStyle w:val="a7"/>
      </w:pPr>
      <w:r w:rsidRPr="000F56E3">
        <w:t>图</w:t>
      </w:r>
      <w:r w:rsidRPr="000F56E3">
        <w:t>4-</w:t>
      </w:r>
      <w:r w:rsidR="00B70AD3" w:rsidRPr="000F56E3">
        <w:t>7</w:t>
      </w:r>
      <w:r w:rsidRPr="000F56E3">
        <w:t xml:space="preserve"> ZAFS</w:t>
      </w:r>
      <w:r w:rsidR="00D91F93" w:rsidRPr="000F56E3">
        <w:t>恢复时间</w:t>
      </w:r>
      <w:r w:rsidRPr="000F56E3">
        <w:t>测试</w:t>
      </w:r>
    </w:p>
    <w:p w14:paraId="00411600" w14:textId="3597EEBD" w:rsidR="00095C72" w:rsidRPr="000F56E3" w:rsidRDefault="00095C72" w:rsidP="00D52E28">
      <w:pPr>
        <w:pStyle w:val="2"/>
        <w:spacing w:before="120" w:after="120"/>
      </w:pPr>
      <w:bookmarkStart w:id="150" w:name="_Toc167153004"/>
      <w:r w:rsidRPr="000F56E3">
        <w:t>本章小结</w:t>
      </w:r>
      <w:bookmarkEnd w:id="150"/>
    </w:p>
    <w:p w14:paraId="5BF5B9B7" w14:textId="3FBFF63F" w:rsidR="00095C72" w:rsidRPr="000F56E3" w:rsidRDefault="00095C72" w:rsidP="00D52E28">
      <w:r w:rsidRPr="000F56E3">
        <w:t>本章对应于第三章中的内容顺序进行相应的测试实验。首先，通过模拟器和真实设备的对比，探讨了模拟器的优势和不足之处；然后，对</w:t>
      </w:r>
      <w:r w:rsidRPr="000F56E3">
        <w:t>Inspur NS800G2-Z ZNS SSD</w:t>
      </w:r>
      <w:r w:rsidRPr="000F56E3">
        <w:t>进行了基准测试，探讨了各个参数设置对于</w:t>
      </w:r>
      <w:r w:rsidRPr="000F56E3">
        <w:t xml:space="preserve">ZNS </w:t>
      </w:r>
      <w:r w:rsidRPr="000F56E3">
        <w:t>吞吐量的影响；最后通过写入和恢复实验，验证了</w:t>
      </w:r>
      <w:r w:rsidRPr="000F56E3">
        <w:t>Z</w:t>
      </w:r>
      <w:r w:rsidR="008A6D63" w:rsidRPr="000F56E3">
        <w:t>A</w:t>
      </w:r>
      <w:r w:rsidRPr="000F56E3">
        <w:t>FS</w:t>
      </w:r>
      <w:r w:rsidRPr="000F56E3">
        <w:t>实现的有效性</w:t>
      </w:r>
      <w:r w:rsidR="00D10852" w:rsidRPr="000F56E3">
        <w:t>。</w:t>
      </w:r>
    </w:p>
    <w:p w14:paraId="38A008CE" w14:textId="73BB0ACE" w:rsidR="000F2FD8" w:rsidRPr="000F56E3" w:rsidRDefault="00327DA5" w:rsidP="00D52E28">
      <w:pPr>
        <w:pStyle w:val="1"/>
      </w:pPr>
      <w:bookmarkStart w:id="151" w:name="_Toc167153005"/>
      <w:r w:rsidRPr="000F56E3">
        <w:lastRenderedPageBreak/>
        <w:t>总结与展望</w:t>
      </w:r>
      <w:bookmarkEnd w:id="151"/>
    </w:p>
    <w:p w14:paraId="4E1426BD" w14:textId="460C3654" w:rsidR="0071211E" w:rsidRPr="000F56E3" w:rsidRDefault="00180DD2" w:rsidP="00D52E28">
      <w:bookmarkStart w:id="152" w:name="_Toc452327482"/>
      <w:bookmarkStart w:id="153" w:name="_Toc451934727"/>
      <w:bookmarkStart w:id="154" w:name="_Toc452327316"/>
      <w:bookmarkStart w:id="155" w:name="_Toc451934065"/>
      <w:r w:rsidRPr="000F56E3">
        <w:t>本研究对</w:t>
      </w:r>
      <w:r w:rsidRPr="000F56E3">
        <w:t xml:space="preserve">Zoned Namespace (ZNS) </w:t>
      </w:r>
      <w:r w:rsidRPr="000F56E3">
        <w:t>固态硬盘</w:t>
      </w:r>
      <w:r w:rsidRPr="000F56E3">
        <w:t xml:space="preserve"> (SSD) </w:t>
      </w:r>
      <w:r w:rsidRPr="000F56E3">
        <w:t>进行了系统的探讨和分析。</w:t>
      </w:r>
      <w:r w:rsidR="0071211E" w:rsidRPr="000F56E3">
        <w:t>通过细致评估</w:t>
      </w:r>
      <w:r w:rsidR="0071211E" w:rsidRPr="000F56E3">
        <w:t>ZNS SSD</w:t>
      </w:r>
      <w:r w:rsidR="0071211E" w:rsidRPr="000F56E3">
        <w:t>的硬件特性，</w:t>
      </w:r>
      <w:r w:rsidR="00611366" w:rsidRPr="000F56E3">
        <w:t>对</w:t>
      </w:r>
      <w:r w:rsidR="00611366" w:rsidRPr="000F56E3">
        <w:t>Linux</w:t>
      </w:r>
      <w:r w:rsidR="0071211E" w:rsidRPr="000F56E3">
        <w:t>I/O</w:t>
      </w:r>
      <w:r w:rsidR="00611366" w:rsidRPr="000F56E3">
        <w:t>路径的分析，</w:t>
      </w:r>
      <w:r w:rsidR="00FC54B2" w:rsidRPr="000F56E3">
        <w:t>以及对</w:t>
      </w:r>
      <w:r w:rsidR="00FC54B2" w:rsidRPr="000F56E3">
        <w:t>LSM-Tree</w:t>
      </w:r>
      <w:r w:rsidR="00FC54B2" w:rsidRPr="000F56E3">
        <w:t>模型和</w:t>
      </w:r>
      <w:r w:rsidR="00FC54B2" w:rsidRPr="000F56E3">
        <w:t>RocksDB</w:t>
      </w:r>
      <w:r w:rsidR="00FC54B2" w:rsidRPr="000F56E3">
        <w:t>存储引擎的深入分析，发现</w:t>
      </w:r>
      <w:r w:rsidR="00B5769D" w:rsidRPr="000F56E3">
        <w:t>现有工作</w:t>
      </w:r>
      <w:r w:rsidR="0071211E" w:rsidRPr="000F56E3">
        <w:t>未能充分发挥</w:t>
      </w:r>
      <w:r w:rsidR="0071211E" w:rsidRPr="000F56E3">
        <w:t>ZNS SSD</w:t>
      </w:r>
      <w:r w:rsidR="0071211E" w:rsidRPr="000F56E3">
        <w:t>的高</w:t>
      </w:r>
      <w:r w:rsidR="009D1D6F" w:rsidRPr="000F56E3">
        <w:t>性能</w:t>
      </w:r>
      <w:r w:rsidR="0071211E" w:rsidRPr="000F56E3">
        <w:t>和低延迟优势。基于此，本课题提出了一种</w:t>
      </w:r>
      <w:r w:rsidR="0071211E" w:rsidRPr="000F56E3">
        <w:t>Zone-</w:t>
      </w:r>
      <w:r w:rsidR="00EB7940" w:rsidRPr="000F56E3">
        <w:t xml:space="preserve"> Append </w:t>
      </w:r>
      <w:r w:rsidR="0071211E" w:rsidRPr="000F56E3">
        <w:t>Write-Ahead Logging</w:t>
      </w:r>
      <w:r w:rsidR="006477DC" w:rsidRPr="000F56E3">
        <w:t>（</w:t>
      </w:r>
      <w:r w:rsidR="006477DC" w:rsidRPr="000F56E3">
        <w:t>WAL</w:t>
      </w:r>
      <w:r w:rsidR="006477DC" w:rsidRPr="000F56E3">
        <w:t>）</w:t>
      </w:r>
      <w:r w:rsidR="00297772" w:rsidRPr="000F56E3">
        <w:t>写前日志方案，并实现</w:t>
      </w:r>
      <w:r w:rsidR="00777749" w:rsidRPr="000F56E3">
        <w:t>ZAFS</w:t>
      </w:r>
      <w:r w:rsidR="00DD1E14" w:rsidRPr="000F56E3">
        <w:t>（</w:t>
      </w:r>
      <w:r w:rsidR="00DD1E14" w:rsidRPr="000F56E3">
        <w:t>Zone-Append File System</w:t>
      </w:r>
      <w:r w:rsidR="00DD1E14" w:rsidRPr="000F56E3">
        <w:t>）</w:t>
      </w:r>
      <w:r w:rsidR="0071211E" w:rsidRPr="000F56E3">
        <w:t>文件系统设计，有效解决了</w:t>
      </w:r>
      <w:r w:rsidR="00460C85" w:rsidRPr="000F56E3">
        <w:t>基于</w:t>
      </w:r>
      <w:r w:rsidR="00460C85" w:rsidRPr="000F56E3">
        <w:t>ZNS</w:t>
      </w:r>
      <w:r w:rsidR="00460C85" w:rsidRPr="000F56E3">
        <w:t>的</w:t>
      </w:r>
      <w:r w:rsidR="00460C85" w:rsidRPr="000F56E3">
        <w:t>RocksDB</w:t>
      </w:r>
      <w:r w:rsidR="00C53A9C" w:rsidRPr="000F56E3">
        <w:t>在</w:t>
      </w:r>
      <w:r w:rsidR="00592730" w:rsidRPr="000F56E3">
        <w:t>高</w:t>
      </w:r>
      <w:r w:rsidR="0071211E" w:rsidRPr="000F56E3">
        <w:t>写入环境下的性能瓶颈。</w:t>
      </w:r>
    </w:p>
    <w:p w14:paraId="207F2F84" w14:textId="39BB82F2" w:rsidR="0071211E" w:rsidRPr="000F56E3" w:rsidRDefault="0071211E" w:rsidP="00D52E28">
      <w:r w:rsidRPr="000F56E3">
        <w:t>第三章深入探讨了</w:t>
      </w:r>
      <w:r w:rsidRPr="000F56E3">
        <w:t>ZNS SSD</w:t>
      </w:r>
      <w:r w:rsidRPr="000F56E3">
        <w:t>的性能特性，并提出了系统优化措施，包括硬件基准测试、</w:t>
      </w:r>
      <w:r w:rsidRPr="000F56E3">
        <w:t>RocksDB</w:t>
      </w:r>
      <w:r w:rsidRPr="000F56E3">
        <w:t>性能评估和问题分析等。研究介绍了</w:t>
      </w:r>
      <w:r w:rsidRPr="000F56E3">
        <w:t>Zone-Aware File System</w:t>
      </w:r>
      <w:r w:rsidRPr="000F56E3">
        <w:t>（</w:t>
      </w:r>
      <w:r w:rsidRPr="000F56E3">
        <w:t>ZAFFS</w:t>
      </w:r>
      <w:r w:rsidRPr="000F56E3">
        <w:t>）的设计与实现，并分析了</w:t>
      </w:r>
      <w:r w:rsidRPr="000F56E3">
        <w:t>Zone-</w:t>
      </w:r>
      <w:r w:rsidR="006D7DBA" w:rsidRPr="000F56E3">
        <w:t xml:space="preserve"> Append </w:t>
      </w:r>
      <w:r w:rsidRPr="000F56E3">
        <w:t>WAL</w:t>
      </w:r>
      <w:r w:rsidRPr="000F56E3">
        <w:t>在提升系统性能方面的关键作用。第四章通过模拟与实际设备的测试、</w:t>
      </w:r>
      <w:r w:rsidRPr="000F56E3">
        <w:t>FIO</w:t>
      </w:r>
      <w:r w:rsidRPr="000F56E3">
        <w:t>基准测试以及基于</w:t>
      </w:r>
      <w:r w:rsidRPr="000F56E3">
        <w:t>RocksDB</w:t>
      </w:r>
      <w:r w:rsidRPr="000F56E3">
        <w:t>的</w:t>
      </w:r>
      <w:r w:rsidRPr="000F56E3">
        <w:t>ZNSFS</w:t>
      </w:r>
      <w:r w:rsidRPr="000F56E3">
        <w:t>测试，验证了优化方案的有效性。结果表明，小块大小和多线程配置显著提升了</w:t>
      </w:r>
      <w:r w:rsidRPr="000F56E3">
        <w:t>IOPS</w:t>
      </w:r>
      <w:r w:rsidRPr="000F56E3">
        <w:t>和带宽，但随着块大小增加，多线程的性能提升效果减弱。此外，</w:t>
      </w:r>
      <w:r w:rsidRPr="000F56E3">
        <w:t>Zone-</w:t>
      </w:r>
      <w:r w:rsidR="008A72DE" w:rsidRPr="000F56E3">
        <w:t>Append</w:t>
      </w:r>
      <w:r w:rsidRPr="000F56E3">
        <w:t xml:space="preserve"> WAL</w:t>
      </w:r>
      <w:r w:rsidRPr="000F56E3">
        <w:t>通过引入区追加命令和异步写入机制，显著降低了写入延迟并减少了资源竞争。</w:t>
      </w:r>
    </w:p>
    <w:p w14:paraId="43E5D62F" w14:textId="28566007" w:rsidR="0071211E" w:rsidRPr="000F56E3" w:rsidRDefault="0071211E" w:rsidP="00D52E28">
      <w:r w:rsidRPr="000F56E3">
        <w:t>尽管取得了</w:t>
      </w:r>
      <w:r w:rsidR="005D6A38" w:rsidRPr="000F56E3">
        <w:t>一些进展</w:t>
      </w:r>
      <w:r w:rsidRPr="000F56E3">
        <w:t>，本课题仍面临一些挑战。首先，</w:t>
      </w:r>
      <w:r w:rsidRPr="000F56E3">
        <w:t>ZNS SSD</w:t>
      </w:r>
      <w:r w:rsidRPr="000F56E3">
        <w:t>的广泛应用需操作系统和应用软件的全面支持，涉及兼容性和技术适应性问题。其次，</w:t>
      </w:r>
      <w:r w:rsidRPr="000F56E3">
        <w:t>ZNS SSD</w:t>
      </w:r>
      <w:r w:rsidRPr="000F56E3">
        <w:t>管理复杂性增加，需开发智能资源调度算法和系统监控工具。此外，还需针对特定应用场景继续优化性能策略，以最大化</w:t>
      </w:r>
      <w:r w:rsidRPr="000F56E3">
        <w:t>ZNS SSD</w:t>
      </w:r>
      <w:r w:rsidRPr="000F56E3">
        <w:t>的优势。</w:t>
      </w:r>
    </w:p>
    <w:p w14:paraId="0CA688D7" w14:textId="1D52B3F0" w:rsidR="0071211E" w:rsidRPr="000F56E3" w:rsidRDefault="0071211E" w:rsidP="00D52E28">
      <w:r w:rsidRPr="000F56E3">
        <w:t>未来</w:t>
      </w:r>
      <w:r w:rsidR="008060A7" w:rsidRPr="000F56E3">
        <w:t>工作</w:t>
      </w:r>
      <w:r w:rsidRPr="000F56E3">
        <w:t>将聚焦优化</w:t>
      </w:r>
      <w:r w:rsidR="00D33911" w:rsidRPr="000F56E3">
        <w:t>ZNS</w:t>
      </w:r>
      <w:r w:rsidR="00D33911" w:rsidRPr="000F56E3">
        <w:t>的数据放置</w:t>
      </w:r>
      <w:r w:rsidR="00397AC9" w:rsidRPr="000F56E3">
        <w:t>策略</w:t>
      </w:r>
      <w:r w:rsidRPr="000F56E3">
        <w:t>，</w:t>
      </w:r>
      <w:r w:rsidR="000E76F2" w:rsidRPr="000F56E3">
        <w:t>并</w:t>
      </w:r>
      <w:r w:rsidRPr="000F56E3">
        <w:t>增强其在不同负载下的适应性和稳定性。同时，探索基于</w:t>
      </w:r>
      <w:r w:rsidRPr="000F56E3">
        <w:t>ZNS SSD</w:t>
      </w:r>
      <w:r w:rsidRPr="000F56E3">
        <w:t>的新型存储协议和文件系统，</w:t>
      </w:r>
      <w:r w:rsidR="007C0DAA" w:rsidRPr="000F56E3">
        <w:t>提升普适性</w:t>
      </w:r>
      <w:r w:rsidRPr="000F56E3">
        <w:t>。此外，还计划评估</w:t>
      </w:r>
      <w:r w:rsidRPr="000F56E3">
        <w:t>ZNS SSD</w:t>
      </w:r>
      <w:r w:rsidRPr="000F56E3">
        <w:t>在分布式存储系统中的应用潜力，探索其在大规模数据处理中的性能表现和成本效益。</w:t>
      </w:r>
    </w:p>
    <w:p w14:paraId="5DD44F25" w14:textId="4787B4C2" w:rsidR="000F2FD8" w:rsidRPr="000F56E3" w:rsidRDefault="000F2FD8" w:rsidP="00D52E28">
      <w:pPr>
        <w:sectPr w:rsidR="000F2FD8" w:rsidRPr="000F56E3">
          <w:pgSz w:w="11906" w:h="16838"/>
          <w:pgMar w:top="1843" w:right="1797" w:bottom="1531" w:left="1797" w:header="1134" w:footer="1221" w:gutter="0"/>
          <w:cols w:space="720"/>
          <w:docGrid w:linePitch="312"/>
        </w:sectPr>
      </w:pPr>
    </w:p>
    <w:p w14:paraId="34ED29E4" w14:textId="5B29B085" w:rsidR="000F2FD8" w:rsidRPr="000F56E3" w:rsidRDefault="00327DA5" w:rsidP="00D52E28">
      <w:pPr>
        <w:pStyle w:val="af7"/>
        <w:spacing w:before="360" w:after="240"/>
      </w:pPr>
      <w:bookmarkStart w:id="156" w:name="_Toc167153006"/>
      <w:r w:rsidRPr="000F56E3">
        <w:lastRenderedPageBreak/>
        <w:t>致</w:t>
      </w:r>
      <w:r w:rsidRPr="000F56E3">
        <w:t xml:space="preserve">  </w:t>
      </w:r>
      <w:r w:rsidRPr="000F56E3">
        <w:t>谢</w:t>
      </w:r>
      <w:bookmarkEnd w:id="152"/>
      <w:bookmarkEnd w:id="153"/>
      <w:bookmarkEnd w:id="154"/>
      <w:bookmarkEnd w:id="155"/>
      <w:bookmarkEnd w:id="156"/>
    </w:p>
    <w:p w14:paraId="6AA390FB" w14:textId="694E9FF2" w:rsidR="008A347C" w:rsidRPr="000F56E3" w:rsidRDefault="00327DA5" w:rsidP="00D52E28">
      <w:bookmarkStart w:id="157" w:name="_Toc451934728"/>
      <w:bookmarkStart w:id="158" w:name="_Toc452327483"/>
      <w:bookmarkStart w:id="159" w:name="_Toc452327317"/>
      <w:bookmarkStart w:id="160" w:name="_Toc451934066"/>
      <w:r w:rsidRPr="000F56E3">
        <w:t>论文完成之际</w:t>
      </w:r>
      <w:r w:rsidR="008A347C" w:rsidRPr="000F56E3">
        <w:t>，回望过去的学习历程，感激之情油然而生。在这里，我要向所有支持与帮助过我的人表示衷心的感谢。</w:t>
      </w:r>
    </w:p>
    <w:p w14:paraId="3645A8B1" w14:textId="65601133" w:rsidR="008A347C" w:rsidRPr="000F56E3" w:rsidRDefault="008A347C" w:rsidP="00D52E28">
      <w:r w:rsidRPr="000F56E3">
        <w:t>首先，我必须感谢我的导师，刘渝</w:t>
      </w:r>
      <w:r w:rsidR="00C35628">
        <w:rPr>
          <w:rFonts w:hint="eastAsia"/>
        </w:rPr>
        <w:t>副研究员</w:t>
      </w:r>
      <w:r w:rsidRPr="000F56E3">
        <w:t>，感谢您在我的本科学习阶段给予的指导与关怀。刘</w:t>
      </w:r>
      <w:r w:rsidR="00C35628">
        <w:rPr>
          <w:rFonts w:hint="eastAsia"/>
        </w:rPr>
        <w:t>老师</w:t>
      </w:r>
      <w:r w:rsidRPr="000F56E3">
        <w:t>不仅以其卓越的专业知识为我筑建了坚实的学术基础，更以其深沉的人文关怀启发我思考科学与生活的深远意义。您的悉心教导和严格要求，让我在遇到困惑时总能找到方向，是我</w:t>
      </w:r>
      <w:r w:rsidR="003528CF" w:rsidRPr="000F56E3">
        <w:t>人生</w:t>
      </w:r>
      <w:r w:rsidRPr="000F56E3">
        <w:t>旅程中的灯塔。</w:t>
      </w:r>
    </w:p>
    <w:p w14:paraId="296559FB" w14:textId="36AC0999" w:rsidR="008A347C" w:rsidRPr="000F56E3" w:rsidRDefault="008A347C" w:rsidP="00D52E28">
      <w:r w:rsidRPr="000F56E3">
        <w:t>我还要特别感谢我的师兄，王鹏博士，他不仅在</w:t>
      </w:r>
      <w:r w:rsidR="000E4D8A" w:rsidRPr="000F56E3">
        <w:t>学术</w:t>
      </w:r>
      <w:r w:rsidRPr="000F56E3">
        <w:t>上给予我大量的帮助，更在日常生活中给予我关心和支持。王师兄对待科研的严谨态度和细致精神一直是我学习的榜样，他在</w:t>
      </w:r>
      <w:r w:rsidR="00DC6452" w:rsidRPr="000F56E3">
        <w:t>实践中</w:t>
      </w:r>
      <w:r w:rsidRPr="000F56E3">
        <w:t>的指导极大地提高了我的</w:t>
      </w:r>
      <w:r w:rsidR="004D0A71" w:rsidRPr="000F56E3">
        <w:t>工作</w:t>
      </w:r>
      <w:r w:rsidRPr="000F56E3">
        <w:t>效率。</w:t>
      </w:r>
    </w:p>
    <w:p w14:paraId="2FB54C51" w14:textId="57D639BE" w:rsidR="00A37C3E" w:rsidRPr="000F56E3" w:rsidRDefault="00A37C3E" w:rsidP="00D52E28">
      <w:r w:rsidRPr="000F56E3">
        <w:t>此外，我还要感谢我们实验室的全体成员。是这个充满活力的团队为我提供了一个学习交流和科研探索的优越平台。每一次团队讨论都激发了我新的思考和灵感，每一次合作都让我深刻体会到团队合作的力量。</w:t>
      </w:r>
    </w:p>
    <w:p w14:paraId="397FBAAD" w14:textId="6BD73142" w:rsidR="000F2FD8" w:rsidRPr="000F56E3" w:rsidRDefault="008A347C" w:rsidP="00D52E28">
      <w:r w:rsidRPr="000F56E3">
        <w:t>在我的</w:t>
      </w:r>
      <w:r w:rsidR="0000274D" w:rsidRPr="000F56E3">
        <w:t>求学</w:t>
      </w:r>
      <w:r w:rsidRPr="000F56E3">
        <w:t>之路上，每一步都凝聚了师长、师兄和同侪的智慧与努力。感谢你们的陪伴和支持，使我在这段珍贵的学习旅程中，不断前行，勇敢探索。</w:t>
      </w:r>
    </w:p>
    <w:p w14:paraId="74294B92" w14:textId="77777777" w:rsidR="000F2FD8" w:rsidRPr="000F56E3" w:rsidRDefault="000F2FD8" w:rsidP="00D52E28"/>
    <w:p w14:paraId="6F45203D" w14:textId="77777777" w:rsidR="000F2FD8" w:rsidRPr="000F56E3" w:rsidRDefault="000F2FD8" w:rsidP="00D52E28">
      <w:pPr>
        <w:sectPr w:rsidR="000F2FD8" w:rsidRPr="000F56E3">
          <w:pgSz w:w="11906" w:h="16838"/>
          <w:pgMar w:top="1843" w:right="1797" w:bottom="1531" w:left="1797" w:header="1134" w:footer="1221" w:gutter="0"/>
          <w:cols w:space="720"/>
          <w:docGrid w:linePitch="312"/>
        </w:sectPr>
      </w:pPr>
    </w:p>
    <w:p w14:paraId="49F2BC45" w14:textId="092AB27B" w:rsidR="000F2FD8" w:rsidRPr="000F56E3" w:rsidRDefault="00327DA5" w:rsidP="00D52E28">
      <w:pPr>
        <w:pStyle w:val="af7"/>
        <w:spacing w:before="360" w:after="240"/>
      </w:pPr>
      <w:bookmarkStart w:id="161" w:name="_Toc167153007"/>
      <w:r w:rsidRPr="000F56E3">
        <w:lastRenderedPageBreak/>
        <w:t>参考文献</w:t>
      </w:r>
      <w:bookmarkEnd w:id="157"/>
      <w:bookmarkEnd w:id="158"/>
      <w:bookmarkEnd w:id="159"/>
      <w:bookmarkEnd w:id="160"/>
      <w:bookmarkEnd w:id="161"/>
    </w:p>
    <w:p w14:paraId="70FF758C" w14:textId="77777777" w:rsidR="00A861E9" w:rsidRPr="00A861E9" w:rsidRDefault="00A861E9" w:rsidP="00ED134D">
      <w:pPr>
        <w:pStyle w:val="aff9"/>
        <w:numPr>
          <w:ilvl w:val="0"/>
          <w:numId w:val="3"/>
        </w:numPr>
        <w:tabs>
          <w:tab w:val="clear" w:pos="900"/>
        </w:tabs>
        <w:ind w:left="567" w:hanging="567"/>
      </w:pPr>
      <w:bookmarkStart w:id="162" w:name="_Ref484195402"/>
      <w:bookmarkStart w:id="163" w:name="_Ref482447132"/>
      <w:r w:rsidRPr="00A861E9">
        <w:t>Rosenblum, M., Ousterhout, J.K. The design and implementation of a log-structured file system. ACM Transactions on Computer Systems (TOCS), 10(1), 1992, 26-52.</w:t>
      </w:r>
    </w:p>
    <w:p w14:paraId="134D5E18" w14:textId="77777777" w:rsidR="00A861E9" w:rsidRPr="00A861E9" w:rsidRDefault="00A861E9" w:rsidP="00ED134D">
      <w:pPr>
        <w:pStyle w:val="aff9"/>
        <w:numPr>
          <w:ilvl w:val="0"/>
          <w:numId w:val="3"/>
        </w:numPr>
        <w:tabs>
          <w:tab w:val="clear" w:pos="900"/>
        </w:tabs>
        <w:ind w:left="567" w:hanging="567"/>
      </w:pPr>
      <w:r w:rsidRPr="00A861E9">
        <w:t>Lee, S., Park, J., Kim, Y. et al. Whole-File-Content-based Prefetching for Read-Intensive Workloads in Colossus. Proceedings of the 13th USENIX Conference on File and Storage Technologies (FAST), 2015.</w:t>
      </w:r>
    </w:p>
    <w:p w14:paraId="1A1F774B" w14:textId="77777777" w:rsidR="00A861E9" w:rsidRPr="00A861E9" w:rsidRDefault="00A861E9" w:rsidP="00ED134D">
      <w:pPr>
        <w:pStyle w:val="aff9"/>
        <w:numPr>
          <w:ilvl w:val="0"/>
          <w:numId w:val="3"/>
        </w:numPr>
        <w:tabs>
          <w:tab w:val="clear" w:pos="900"/>
        </w:tabs>
        <w:ind w:left="567" w:hanging="567"/>
      </w:pPr>
      <w:r w:rsidRPr="00A861E9">
        <w:t>Jannen, W., et al. BetrFS: A Right-Optimized Write-Optimized File System. Proceedings of the 13th USENIX Conference on File and Storage Technologies (FAST), 2015, 1-14. 301-313</w:t>
      </w:r>
    </w:p>
    <w:p w14:paraId="4430310B" w14:textId="77777777" w:rsidR="00A861E9" w:rsidRPr="00A861E9" w:rsidRDefault="00A861E9" w:rsidP="00ED134D">
      <w:pPr>
        <w:pStyle w:val="aff9"/>
        <w:numPr>
          <w:ilvl w:val="0"/>
          <w:numId w:val="3"/>
        </w:numPr>
        <w:tabs>
          <w:tab w:val="clear" w:pos="900"/>
        </w:tabs>
        <w:ind w:left="567" w:hanging="567"/>
      </w:pPr>
      <w:r w:rsidRPr="00A861E9">
        <w:t>Yang, S., et al. Declustered RAID for Hot Storage with Dynamic Parity Allocation. Proceedings of the 11th USENIX Workshop on Hot Topics in Storage and File Systems (HotStorage), 2019, 7-12.</w:t>
      </w:r>
    </w:p>
    <w:p w14:paraId="07D640B3" w14:textId="77777777" w:rsidR="00A861E9" w:rsidRPr="00A861E9" w:rsidRDefault="00A861E9" w:rsidP="00ED134D">
      <w:pPr>
        <w:pStyle w:val="aff9"/>
        <w:numPr>
          <w:ilvl w:val="0"/>
          <w:numId w:val="3"/>
        </w:numPr>
        <w:tabs>
          <w:tab w:val="clear" w:pos="900"/>
        </w:tabs>
        <w:ind w:left="567" w:hanging="567"/>
      </w:pPr>
      <w:r w:rsidRPr="00A861E9">
        <w:t>C. Chakraborttii, H. Litz. Reducing write amplification in flash by death-time prediction of logical block addresses, in: HotStorage '21: 13th ACM Workshop on Hot Topics in Storage and File Systems, Virtual Event, USA, 27-28 Jul. 2021, ACM / USENIX Association, 2021: 1-12</w:t>
      </w:r>
    </w:p>
    <w:p w14:paraId="417CD45D" w14:textId="77777777" w:rsidR="00A861E9" w:rsidRPr="00A861E9" w:rsidRDefault="00A861E9" w:rsidP="00ED134D">
      <w:pPr>
        <w:pStyle w:val="aff9"/>
        <w:numPr>
          <w:ilvl w:val="0"/>
          <w:numId w:val="3"/>
        </w:numPr>
        <w:tabs>
          <w:tab w:val="clear" w:pos="900"/>
        </w:tabs>
        <w:ind w:left="567" w:hanging="567"/>
      </w:pPr>
      <w:r w:rsidRPr="00A861E9">
        <w:t>X. Hu, E. Eleftheriou, R. Haas, I. Iliadis, R. Pletka. Write amplification analysis in flash-based solid state drives, in: Proceedings of SYSTOR 2009: The Israeli Experimental Systems Conference 2009, Haifa, Israel, 4-6 May 2009, ACM, 2009: 1- 9</w:t>
      </w:r>
    </w:p>
    <w:p w14:paraId="6CEBDC9B" w14:textId="77777777" w:rsidR="00A861E9" w:rsidRPr="00A861E9" w:rsidRDefault="00A861E9" w:rsidP="00ED134D">
      <w:pPr>
        <w:pStyle w:val="aff9"/>
        <w:numPr>
          <w:ilvl w:val="0"/>
          <w:numId w:val="3"/>
        </w:numPr>
        <w:tabs>
          <w:tab w:val="clear" w:pos="900"/>
        </w:tabs>
        <w:ind w:left="567" w:hanging="567"/>
      </w:pPr>
      <w:r w:rsidRPr="00A861E9">
        <w:t>Y. Li, P. Lee, J. Lui. Stochastic modeling of large-scale solid-state storage systems: Analysis, design tradeoffs and optimization, in: SIGMETRICS '13: ACM SIGMETRICS / International Conference on Measurement and Modeling of Computer Systems, Pittsburgh, PA, USA, 17-21 Jun. 2013, ACM, 2013: 179-190</w:t>
      </w:r>
      <w:r w:rsidRPr="00BF01BC">
        <w:t xml:space="preserve"> </w:t>
      </w:r>
    </w:p>
    <w:p w14:paraId="2F7B2AEF" w14:textId="77777777" w:rsidR="00A861E9" w:rsidRPr="00A861E9" w:rsidRDefault="00A861E9" w:rsidP="00ED134D">
      <w:pPr>
        <w:pStyle w:val="aff9"/>
        <w:numPr>
          <w:ilvl w:val="0"/>
          <w:numId w:val="3"/>
        </w:numPr>
        <w:tabs>
          <w:tab w:val="clear" w:pos="900"/>
        </w:tabs>
        <w:ind w:left="567" w:hanging="567"/>
      </w:pPr>
      <w:r w:rsidRPr="00A861E9">
        <w:t xml:space="preserve">B. Houdt. A mean field model for a class of garbage collection algorithms in flash-based solid state drives. ACM SIGMETRICS Performance Evaluation Review, 2013, 41(1): 191-202 </w:t>
      </w:r>
    </w:p>
    <w:p w14:paraId="232AD9C9" w14:textId="77777777" w:rsidR="00A861E9" w:rsidRPr="00A861E9" w:rsidRDefault="00A861E9" w:rsidP="00ED134D">
      <w:pPr>
        <w:pStyle w:val="aff9"/>
        <w:numPr>
          <w:ilvl w:val="0"/>
          <w:numId w:val="3"/>
        </w:numPr>
        <w:tabs>
          <w:tab w:val="clear" w:pos="900"/>
        </w:tabs>
        <w:ind w:left="567" w:hanging="567"/>
      </w:pPr>
      <w:r w:rsidRPr="00A861E9">
        <w:t xml:space="preserve">J. Kang, J. Hyun, H. Maeng, S. Cho. The multi-streamed solid-state drive, in: 6th USENIX Workshop on Hot Topics in Storage and File Systems, HotStorage '14, </w:t>
      </w:r>
      <w:r w:rsidRPr="00A861E9">
        <w:lastRenderedPageBreak/>
        <w:t>Philadelphia, PA, USA, 17-18 Jun. 2014, USENIX Association, 2014</w:t>
      </w:r>
    </w:p>
    <w:p w14:paraId="3DF1A805" w14:textId="77777777" w:rsidR="00A861E9" w:rsidRPr="00A861E9" w:rsidRDefault="00A861E9" w:rsidP="00ED134D">
      <w:pPr>
        <w:pStyle w:val="aff9"/>
        <w:numPr>
          <w:ilvl w:val="0"/>
          <w:numId w:val="3"/>
        </w:numPr>
        <w:tabs>
          <w:tab w:val="clear" w:pos="900"/>
        </w:tabs>
        <w:ind w:left="567" w:hanging="567"/>
      </w:pPr>
      <w:r w:rsidRPr="00A861E9">
        <w:t xml:space="preserve">M. Bjørling, J. González, P. Bonnet. Lightnvm: The linux open-channel ssd subsystem, in: 15th USENIX Conference on File and Storage Technologies, FAST 2017, Santa Clara, CA, USA, 27 Feb. – 2 Mar. 2017, USENIX Association, 2017: 359-374 </w:t>
      </w:r>
    </w:p>
    <w:p w14:paraId="7AC7A3E6" w14:textId="77777777" w:rsidR="00A861E9" w:rsidRPr="00A861E9" w:rsidRDefault="00A861E9" w:rsidP="00ED134D">
      <w:pPr>
        <w:pStyle w:val="aff9"/>
        <w:numPr>
          <w:ilvl w:val="0"/>
          <w:numId w:val="3"/>
        </w:numPr>
        <w:tabs>
          <w:tab w:val="clear" w:pos="900"/>
        </w:tabs>
        <w:ind w:left="567" w:hanging="567"/>
      </w:pPr>
      <w:r w:rsidRPr="00A861E9">
        <w:t>Kang, Yangwook, Rekha Pitchumani, Pratik Mishra, Yang-suk Kee, Francisco Londono, Sangyoon Oh, Jongyeol Lee, and Daniel DG Lee. "Towards building a high-performance, scale-in key-value storage system." In </w:t>
      </w:r>
      <w:r w:rsidRPr="00BF01BC">
        <w:t>Proceedings of the 12th ACM International Conference on Systems and Storage</w:t>
      </w:r>
      <w:r w:rsidRPr="00A861E9">
        <w:t>, pp. 144-154. 2019.</w:t>
      </w:r>
    </w:p>
    <w:p w14:paraId="2A1E1B22" w14:textId="165F193C" w:rsidR="006428FC" w:rsidRDefault="006428FC" w:rsidP="00ED134D">
      <w:pPr>
        <w:pStyle w:val="aff9"/>
        <w:numPr>
          <w:ilvl w:val="0"/>
          <w:numId w:val="3"/>
        </w:numPr>
        <w:tabs>
          <w:tab w:val="clear" w:pos="900"/>
        </w:tabs>
        <w:ind w:left="567" w:hanging="567"/>
        <w:rPr>
          <w:ins w:id="164" w:author="子淇 柳" w:date="2024-05-22T06:19:00Z"/>
        </w:rPr>
      </w:pPr>
      <w:ins w:id="165" w:author="子淇 柳" w:date="2024-05-22T06:19:00Z">
        <w:r w:rsidRPr="006428FC">
          <w:t>Bjørling, M., Aghayev, A., Holmberg, H., Ramesh, A., Le Moal, D., Ganger, G. R., &amp; Amvrosiadis, G. ZNS: Avoiding the Block Interface Tax for Flash-based SSDs. Proceedings of the 23rd USENIX Conference on File and Storage Technologies (FAST 23), 2023.</w:t>
        </w:r>
      </w:ins>
    </w:p>
    <w:p w14:paraId="57E7B7D2" w14:textId="465E197B" w:rsidR="00A861E9" w:rsidRPr="00A861E9" w:rsidDel="006428FC" w:rsidRDefault="00A861E9" w:rsidP="00ED134D">
      <w:pPr>
        <w:pStyle w:val="aff9"/>
        <w:numPr>
          <w:ilvl w:val="0"/>
          <w:numId w:val="3"/>
        </w:numPr>
        <w:tabs>
          <w:tab w:val="clear" w:pos="900"/>
        </w:tabs>
        <w:ind w:left="567" w:hanging="567"/>
        <w:rPr>
          <w:del w:id="166" w:author="子淇 柳" w:date="2024-05-22T06:19:00Z"/>
        </w:rPr>
      </w:pPr>
      <w:del w:id="167" w:author="子淇 柳" w:date="2024-05-22T06:19:00Z">
        <w:r w:rsidRPr="00A861E9" w:rsidDel="006428FC">
          <w:delText xml:space="preserve">Bjørling, M., Aghayev, A., Holmberg, H., Ramesh, A., Le Moal, D., Ganger, G. R., &amp; Amvrosiadis, G. ZNS: Avoiding the Block Interface Tax for Flash-based SSDs. </w:delText>
        </w:r>
        <w:r w:rsidRPr="00BF01BC" w:rsidDel="006428FC">
          <w:delText>23rd USENIX Conference on File and Storage Technologies (FAST 23)</w:delText>
        </w:r>
      </w:del>
    </w:p>
    <w:p w14:paraId="6F83EA7F" w14:textId="5AE30D21" w:rsidR="00A861E9" w:rsidRPr="00A861E9" w:rsidRDefault="00211DBC" w:rsidP="00ED134D">
      <w:pPr>
        <w:pStyle w:val="aff9"/>
        <w:numPr>
          <w:ilvl w:val="0"/>
          <w:numId w:val="3"/>
        </w:numPr>
        <w:tabs>
          <w:tab w:val="clear" w:pos="900"/>
        </w:tabs>
        <w:ind w:left="567" w:hanging="567"/>
      </w:pPr>
      <w:ins w:id="168" w:author="子淇 柳" w:date="2024-05-22T06:20:00Z">
        <w:r w:rsidRPr="00211DBC">
          <w:t>Han, K., Gwak, H., Shin, D., &amp; Hwang, J. ZNS+: Advanced zoned namespace interface for supporting in-storage zone compaction. Proceedings of the 15th USENIX Symposium on Operating Systems Design and Implementation (OSDI 21), 2021</w:t>
        </w:r>
      </w:ins>
      <w:del w:id="169" w:author="子淇 柳" w:date="2024-05-22T06:20:00Z">
        <w:r w:rsidR="00A861E9" w:rsidRPr="00A861E9" w:rsidDel="00211DBC">
          <w:delText xml:space="preserve">Han, K., Gwak, H., Shin, D., &amp; Hwang, J. (2021). ZNS+: Advanced zoned namespace interface for supporting in-storage zone compaction. </w:delText>
        </w:r>
        <w:r w:rsidR="00A861E9" w:rsidRPr="00BF01BC" w:rsidDel="00211DBC">
          <w:delText>15th USENIX Symposium on Operating Systems Design and Implementation (OSDI 21)</w:delText>
        </w:r>
      </w:del>
      <w:r w:rsidR="00A861E9" w:rsidRPr="00A861E9">
        <w:t>.</w:t>
      </w:r>
    </w:p>
    <w:p w14:paraId="32C809F7" w14:textId="2B110C4D" w:rsidR="00A861E9" w:rsidRPr="00A861E9" w:rsidRDefault="00BB6685" w:rsidP="00ED134D">
      <w:pPr>
        <w:pStyle w:val="aff9"/>
        <w:numPr>
          <w:ilvl w:val="0"/>
          <w:numId w:val="3"/>
        </w:numPr>
        <w:tabs>
          <w:tab w:val="clear" w:pos="900"/>
        </w:tabs>
        <w:ind w:left="567" w:hanging="567"/>
      </w:pPr>
      <w:ins w:id="170" w:author="子淇 柳" w:date="2024-05-22T06:20:00Z">
        <w:r w:rsidRPr="00BB6685">
          <w:t>Min, J., Zhao, C., Liu, M., &amp; Krishnamurthy, A. eZNS: An elastic zoned namespace for commodity ZNS SSDs. Proceedings of the 17th USENIX Symposium on Operating Systems Design and Implementation (OSDI 23), 2023.</w:t>
        </w:r>
      </w:ins>
      <w:del w:id="171" w:author="子淇 柳" w:date="2024-05-22T06:20:00Z">
        <w:r w:rsidR="00A861E9" w:rsidRPr="00A861E9" w:rsidDel="00BB6685">
          <w:delText xml:space="preserve">Min, J., Zhao, C., Liu, M., &amp; Krishnamurthy, A. (2023). eZNS: An elastic zoned namespace for commodity ZNS SSDs. </w:delText>
        </w:r>
        <w:r w:rsidR="00A861E9" w:rsidRPr="00BF01BC" w:rsidDel="00BB6685">
          <w:delText>17th USENIX Symposium on Operating Systems Design and Implementation (OSDI 23)</w:delText>
        </w:r>
        <w:r w:rsidR="00A861E9" w:rsidRPr="00A861E9" w:rsidDel="00BB6685">
          <w:delText>.</w:delText>
        </w:r>
      </w:del>
    </w:p>
    <w:p w14:paraId="3F331E13" w14:textId="77777777" w:rsidR="00A861E9" w:rsidRPr="00A861E9" w:rsidRDefault="00A861E9" w:rsidP="00ED134D">
      <w:pPr>
        <w:pStyle w:val="aff9"/>
        <w:numPr>
          <w:ilvl w:val="0"/>
          <w:numId w:val="3"/>
        </w:numPr>
        <w:tabs>
          <w:tab w:val="clear" w:pos="900"/>
        </w:tabs>
        <w:ind w:left="567" w:hanging="567"/>
      </w:pPr>
      <w:r w:rsidRPr="00A861E9">
        <w:rPr>
          <w:rFonts w:hint="eastAsia"/>
        </w:rPr>
        <w:t>王鑫</w:t>
      </w:r>
      <w:r w:rsidRPr="00A861E9">
        <w:t xml:space="preserve">, </w:t>
      </w:r>
      <w:r w:rsidRPr="00A861E9">
        <w:rPr>
          <w:rFonts w:hint="eastAsia"/>
        </w:rPr>
        <w:t>高志</w:t>
      </w:r>
      <w:r w:rsidRPr="00A861E9">
        <w:t xml:space="preserve">, &amp; </w:t>
      </w:r>
      <w:r w:rsidRPr="00A861E9">
        <w:rPr>
          <w:rFonts w:hint="eastAsia"/>
        </w:rPr>
        <w:t>张勇</w:t>
      </w:r>
      <w:r w:rsidRPr="00A861E9">
        <w:t xml:space="preserve">. (2020). </w:t>
      </w:r>
      <w:r w:rsidRPr="00A861E9">
        <w:rPr>
          <w:rFonts w:hint="eastAsia"/>
        </w:rPr>
        <w:t>基于区域命名空间的固态硬盘垃圾回收算法</w:t>
      </w:r>
      <w:r w:rsidRPr="00A861E9">
        <w:t xml:space="preserve">. </w:t>
      </w:r>
      <w:r w:rsidRPr="00A861E9">
        <w:rPr>
          <w:rFonts w:hint="eastAsia"/>
        </w:rPr>
        <w:t>中国计算机大会</w:t>
      </w:r>
      <w:r w:rsidRPr="00A861E9">
        <w:t xml:space="preserve">, 2020 (pp. 321-328). </w:t>
      </w:r>
      <w:r w:rsidRPr="00A861E9">
        <w:rPr>
          <w:rFonts w:hint="eastAsia"/>
        </w:rPr>
        <w:t>北京</w:t>
      </w:r>
      <w:r w:rsidRPr="00A861E9">
        <w:t xml:space="preserve">: </w:t>
      </w:r>
      <w:r w:rsidRPr="00A861E9">
        <w:rPr>
          <w:rFonts w:hint="eastAsia"/>
        </w:rPr>
        <w:t>中国计算机学会</w:t>
      </w:r>
      <w:r w:rsidRPr="00A861E9">
        <w:t>.</w:t>
      </w:r>
    </w:p>
    <w:p w14:paraId="27159479" w14:textId="77777777" w:rsidR="00A861E9" w:rsidRPr="00A861E9" w:rsidRDefault="00A861E9" w:rsidP="00ED134D">
      <w:pPr>
        <w:pStyle w:val="aff9"/>
        <w:numPr>
          <w:ilvl w:val="0"/>
          <w:numId w:val="3"/>
        </w:numPr>
        <w:tabs>
          <w:tab w:val="clear" w:pos="900"/>
        </w:tabs>
        <w:ind w:left="567" w:hanging="567"/>
      </w:pPr>
      <w:r w:rsidRPr="00A861E9">
        <w:t xml:space="preserve">Lee, C., Sim, D., Hwang, J., &amp; Cho, S. (2015). F2FS: A new file system for </w:t>
      </w:r>
      <w:r w:rsidRPr="00BF01BC">
        <w:t>13th USENIX Conference on File and Storage Technologies (FAST 15)</w:t>
      </w:r>
    </w:p>
    <w:p w14:paraId="01EDAA12" w14:textId="77777777" w:rsidR="00A861E9" w:rsidRPr="00A861E9" w:rsidRDefault="00A861E9" w:rsidP="00ED134D">
      <w:pPr>
        <w:pStyle w:val="aff9"/>
        <w:numPr>
          <w:ilvl w:val="0"/>
          <w:numId w:val="3"/>
        </w:numPr>
        <w:tabs>
          <w:tab w:val="clear" w:pos="900"/>
        </w:tabs>
        <w:ind w:left="567" w:hanging="567"/>
      </w:pPr>
      <w:r w:rsidRPr="00A861E9">
        <w:t>Cao, Z., Dong, S., Vemuri, S., &amp; Du, D. H.C. (2020). Characterizing, Modeling, and Benchmarking RocksDB Key-Value Workloads at Facebook. In 18th USENIX Conference on File and Storage Technologies (FAST '20), Santa Clara, CA, USA: USENIX Association, pp. 209-223.</w:t>
      </w:r>
    </w:p>
    <w:p w14:paraId="15A22C4A" w14:textId="58755B6F" w:rsidR="00A861E9" w:rsidRPr="00A861E9" w:rsidRDefault="00A861E9" w:rsidP="00ED134D">
      <w:pPr>
        <w:pStyle w:val="aff9"/>
        <w:numPr>
          <w:ilvl w:val="0"/>
          <w:numId w:val="3"/>
        </w:numPr>
        <w:tabs>
          <w:tab w:val="clear" w:pos="900"/>
        </w:tabs>
        <w:ind w:left="567" w:hanging="567"/>
      </w:pPr>
      <w:r w:rsidRPr="00A861E9">
        <w:rPr>
          <w:rFonts w:hint="eastAsia"/>
        </w:rPr>
        <w:t>刘扬</w:t>
      </w:r>
      <w:r w:rsidRPr="00A861E9">
        <w:t xml:space="preserve">, </w:t>
      </w:r>
      <w:r w:rsidRPr="00A861E9">
        <w:rPr>
          <w:rFonts w:hint="eastAsia"/>
        </w:rPr>
        <w:t>金培权</w:t>
      </w:r>
      <w:r w:rsidRPr="00A861E9">
        <w:t>.. ZB+-tree</w:t>
      </w:r>
      <w:r w:rsidRPr="00A861E9">
        <w:rPr>
          <w:rFonts w:hint="eastAsia"/>
        </w:rPr>
        <w:t>：一种</w:t>
      </w:r>
      <w:r w:rsidRPr="00A861E9">
        <w:t>ZNS SSD</w:t>
      </w:r>
      <w:r w:rsidRPr="00A861E9">
        <w:rPr>
          <w:rFonts w:hint="eastAsia"/>
        </w:rPr>
        <w:t>感知的新型索引结构</w:t>
      </w:r>
      <w:r w:rsidRPr="00A861E9">
        <w:t xml:space="preserve">. </w:t>
      </w:r>
      <w:r w:rsidRPr="00A861E9">
        <w:rPr>
          <w:rFonts w:hint="eastAsia"/>
        </w:rPr>
        <w:t>计算机研究与发展</w:t>
      </w:r>
      <w:r w:rsidRPr="00A861E9">
        <w:t xml:space="preserve">, 59(1), </w:t>
      </w:r>
      <w:r w:rsidR="00CB0BAE" w:rsidRPr="00A861E9">
        <w:t>2022</w:t>
      </w:r>
      <w:r w:rsidR="00DA250E">
        <w:rPr>
          <w:rFonts w:hint="eastAsia"/>
        </w:rPr>
        <w:t>，</w:t>
      </w:r>
      <w:r w:rsidRPr="00A861E9">
        <w:t>102-115.</w:t>
      </w:r>
    </w:p>
    <w:p w14:paraId="314DEA04" w14:textId="77777777" w:rsidR="009A09C9" w:rsidRDefault="009A09C9" w:rsidP="00ED134D">
      <w:pPr>
        <w:pStyle w:val="aff9"/>
        <w:numPr>
          <w:ilvl w:val="0"/>
          <w:numId w:val="3"/>
        </w:numPr>
        <w:tabs>
          <w:tab w:val="clear" w:pos="900"/>
        </w:tabs>
        <w:ind w:left="567" w:hanging="567"/>
      </w:pPr>
      <w:r w:rsidRPr="009A09C9">
        <w:t>阿里巴巴集团</w:t>
      </w:r>
      <w:r w:rsidRPr="009A09C9">
        <w:t xml:space="preserve">. </w:t>
      </w:r>
      <w:r w:rsidRPr="009A09C9">
        <w:t>一种用于区域命名空间固态硬盘的数据分布方法</w:t>
      </w:r>
      <w:r w:rsidRPr="009A09C9">
        <w:t xml:space="preserve">. </w:t>
      </w:r>
      <w:r w:rsidRPr="009A09C9">
        <w:t>中国</w:t>
      </w:r>
      <w:r w:rsidRPr="009A09C9">
        <w:t xml:space="preserve">. </w:t>
      </w:r>
      <w:r w:rsidRPr="009A09C9">
        <w:t>专</w:t>
      </w:r>
      <w:r w:rsidRPr="009A09C9">
        <w:lastRenderedPageBreak/>
        <w:t>利号</w:t>
      </w:r>
      <w:r w:rsidRPr="009A09C9">
        <w:t>: CN107845921A. 2017.</w:t>
      </w:r>
    </w:p>
    <w:p w14:paraId="065A96CA" w14:textId="4B7A63A7" w:rsidR="00A861E9" w:rsidRPr="00A861E9" w:rsidRDefault="00A861E9" w:rsidP="00ED134D">
      <w:pPr>
        <w:pStyle w:val="aff9"/>
        <w:numPr>
          <w:ilvl w:val="0"/>
          <w:numId w:val="3"/>
        </w:numPr>
        <w:tabs>
          <w:tab w:val="clear" w:pos="900"/>
        </w:tabs>
        <w:ind w:left="567" w:hanging="567"/>
      </w:pPr>
      <w:r w:rsidRPr="00A861E9">
        <w:t xml:space="preserve">Bergman, S., Cassel, N., Bjørling, M., et al. ZNSwap: Un-block your swap. ACM Transactions on Storage (TOS), 1-20. </w:t>
      </w:r>
    </w:p>
    <w:p w14:paraId="5C577788" w14:textId="77777777" w:rsidR="00A861E9" w:rsidRPr="00A861E9" w:rsidRDefault="00A861E9" w:rsidP="00ED134D">
      <w:pPr>
        <w:pStyle w:val="aff9"/>
        <w:numPr>
          <w:ilvl w:val="0"/>
          <w:numId w:val="3"/>
        </w:numPr>
        <w:tabs>
          <w:tab w:val="clear" w:pos="900"/>
        </w:tabs>
        <w:ind w:left="567" w:hanging="567"/>
      </w:pPr>
      <w:r w:rsidRPr="00A861E9">
        <w:t>O'Neil, P., Cheng, E., Gawlick, D., &amp; O'Neil, E. The log-structured merge-tree (LSM-tree). Acta Informatica, 1-26</w:t>
      </w:r>
    </w:p>
    <w:p w14:paraId="2291866F" w14:textId="55D4A54A" w:rsidR="00A861E9" w:rsidRPr="00A861E9" w:rsidRDefault="00A861E9" w:rsidP="00ED134D">
      <w:pPr>
        <w:pStyle w:val="aff9"/>
        <w:numPr>
          <w:ilvl w:val="0"/>
          <w:numId w:val="3"/>
        </w:numPr>
        <w:tabs>
          <w:tab w:val="clear" w:pos="900"/>
        </w:tabs>
        <w:ind w:left="567" w:hanging="567"/>
      </w:pPr>
      <w:r w:rsidRPr="00A861E9">
        <w:t xml:space="preserve">Hewitt, J., &amp; Sivasubramanian, S. </w:t>
      </w:r>
      <w:del w:id="172" w:author="子淇 柳" w:date="2024-05-22T06:16:00Z">
        <w:r w:rsidRPr="00A861E9" w:rsidDel="007D1C0D">
          <w:delText>(2010)</w:delText>
        </w:r>
      </w:del>
      <w:r w:rsidRPr="00A861E9">
        <w:t xml:space="preserve">. Cassandra: A decentralized structured storage system. </w:t>
      </w:r>
      <w:r w:rsidRPr="00BF01BC">
        <w:t>Proceedings of the 3rd ACM SIGOPS/EuroSys European Conference on Computer Systems (EuroSys '10)</w:t>
      </w:r>
      <w:r w:rsidRPr="00A861E9">
        <w:t xml:space="preserve">, </w:t>
      </w:r>
      <w:ins w:id="173" w:author="子淇 柳" w:date="2024-05-22T06:16:00Z">
        <w:r w:rsidR="007D1C0D">
          <w:t>2010</w:t>
        </w:r>
        <w:r w:rsidR="00DE0304">
          <w:rPr>
            <w:rFonts w:hint="eastAsia"/>
          </w:rPr>
          <w:t>，</w:t>
        </w:r>
      </w:ins>
      <w:r w:rsidRPr="00A861E9">
        <w:t>1(1), 177–190.</w:t>
      </w:r>
    </w:p>
    <w:p w14:paraId="43DF04A0" w14:textId="47A5097D" w:rsidR="00A861E9" w:rsidRPr="00A861E9" w:rsidRDefault="00A861E9" w:rsidP="00ED134D">
      <w:pPr>
        <w:pStyle w:val="aff9"/>
        <w:numPr>
          <w:ilvl w:val="0"/>
          <w:numId w:val="3"/>
        </w:numPr>
        <w:tabs>
          <w:tab w:val="clear" w:pos="900"/>
        </w:tabs>
        <w:ind w:left="567" w:hanging="567"/>
      </w:pPr>
      <w:r w:rsidRPr="00A861E9">
        <w:t xml:space="preserve">Kim, H., Shim, Y., Park, H., et al. </w:t>
      </w:r>
      <w:del w:id="174" w:author="子淇 柳" w:date="2024-05-22T06:15:00Z">
        <w:r w:rsidRPr="00A861E9" w:rsidDel="008713F4">
          <w:delText>(2023)</w:delText>
        </w:r>
      </w:del>
      <w:r w:rsidRPr="00A861E9">
        <w:t xml:space="preserve">. NVMeVirt: Towards a Scalable and Efficient NVMe-oF SSD Virtualization. </w:t>
      </w:r>
      <w:r w:rsidRPr="00BF01BC">
        <w:t>Proceedings of the 23rd USENIX Conference on File and Storage Technologies (FAST 23)</w:t>
      </w:r>
      <w:r w:rsidRPr="00A861E9">
        <w:t>,</w:t>
      </w:r>
      <w:ins w:id="175" w:author="子淇 柳" w:date="2024-05-22T06:15:00Z">
        <w:r w:rsidR="008713F4">
          <w:t>2023</w:t>
        </w:r>
        <w:r w:rsidR="008713F4">
          <w:rPr>
            <w:rFonts w:hint="eastAsia"/>
          </w:rPr>
          <w:t>，</w:t>
        </w:r>
      </w:ins>
      <w:r w:rsidRPr="00A861E9">
        <w:t xml:space="preserve"> 1(1), 111–124.</w:t>
      </w:r>
    </w:p>
    <w:p w14:paraId="5DC13FB8" w14:textId="780AC74F" w:rsidR="00A861E9" w:rsidRPr="00A861E9" w:rsidRDefault="00A861E9" w:rsidP="00ED134D">
      <w:pPr>
        <w:pStyle w:val="aff9"/>
        <w:numPr>
          <w:ilvl w:val="0"/>
          <w:numId w:val="3"/>
        </w:numPr>
        <w:tabs>
          <w:tab w:val="clear" w:pos="900"/>
        </w:tabs>
        <w:ind w:left="567" w:hanging="567"/>
      </w:pPr>
      <w:r w:rsidRPr="00A861E9">
        <w:t>Taft, R., Sharif, I., Matei, A., et al.</w:t>
      </w:r>
      <w:del w:id="176" w:author="子淇 柳" w:date="2024-05-22T06:15:00Z">
        <w:r w:rsidRPr="00A861E9" w:rsidDel="00DB4D2C">
          <w:delText xml:space="preserve"> (2020)</w:delText>
        </w:r>
      </w:del>
      <w:r w:rsidRPr="00A861E9">
        <w:t xml:space="preserve">. CockroachDB: The Resilient Geo-Distributed SQL Database. </w:t>
      </w:r>
      <w:r w:rsidRPr="00BF01BC">
        <w:t>Proceedings of the 2020 ACM SIGMOD International Conference on Management of Data (SIGMOD '20)</w:t>
      </w:r>
      <w:r w:rsidRPr="00A861E9">
        <w:t xml:space="preserve">, </w:t>
      </w:r>
      <w:ins w:id="177" w:author="子淇 柳" w:date="2024-05-22T06:15:00Z">
        <w:r w:rsidR="00DB4D2C" w:rsidRPr="00A861E9">
          <w:t>(2020)</w:t>
        </w:r>
        <w:r w:rsidR="00DB4D2C">
          <w:rPr>
            <w:rFonts w:hint="eastAsia"/>
          </w:rPr>
          <w:t>，</w:t>
        </w:r>
      </w:ins>
      <w:r w:rsidRPr="00A861E9">
        <w:t>1(1), 1203–1216.</w:t>
      </w:r>
    </w:p>
    <w:p w14:paraId="59B66EA0" w14:textId="6193AA13" w:rsidR="00A861E9" w:rsidRPr="00A861E9" w:rsidRDefault="00A861E9" w:rsidP="00ED134D">
      <w:pPr>
        <w:pStyle w:val="aff9"/>
        <w:numPr>
          <w:ilvl w:val="0"/>
          <w:numId w:val="3"/>
        </w:numPr>
        <w:tabs>
          <w:tab w:val="clear" w:pos="900"/>
        </w:tabs>
        <w:ind w:left="567" w:hanging="567"/>
      </w:pPr>
      <w:r w:rsidRPr="00A861E9">
        <w:t>Huang, D., Liu, Q., Cui, Q., et al.</w:t>
      </w:r>
      <w:del w:id="178" w:author="子淇 柳" w:date="2024-05-22T06:15:00Z">
        <w:r w:rsidRPr="00A861E9" w:rsidDel="00DB4D2C">
          <w:delText xml:space="preserve"> (2020)</w:delText>
        </w:r>
      </w:del>
      <w:r w:rsidRPr="00A861E9">
        <w:t xml:space="preserve">. TiDB: A Raft-based HTAP Database. </w:t>
      </w:r>
      <w:r w:rsidRPr="00BF01BC">
        <w:t>Proceedings of the VLDB Endowment</w:t>
      </w:r>
      <w:r w:rsidRPr="00A861E9">
        <w:t>, 13(12),</w:t>
      </w:r>
      <w:ins w:id="179" w:author="子淇 柳" w:date="2024-05-22T06:15:00Z">
        <w:r w:rsidR="00DB4D2C">
          <w:t>2020</w:t>
        </w:r>
        <w:r w:rsidR="00DB4D2C">
          <w:rPr>
            <w:rFonts w:hint="eastAsia"/>
          </w:rPr>
          <w:t>，</w:t>
        </w:r>
      </w:ins>
      <w:r w:rsidRPr="00A861E9">
        <w:t xml:space="preserve"> 3072–3084.</w:t>
      </w:r>
    </w:p>
    <w:bookmarkEnd w:id="162"/>
    <w:bookmarkEnd w:id="163"/>
    <w:p w14:paraId="5E0AAC15" w14:textId="2ECD2D92" w:rsidR="00323418" w:rsidRPr="000F56E3" w:rsidRDefault="00323418" w:rsidP="00BF01BC">
      <w:pPr>
        <w:pStyle w:val="aff9"/>
        <w:ind w:left="567"/>
        <w:rPr>
          <w:rFonts w:hint="eastAsia"/>
        </w:rPr>
      </w:pPr>
    </w:p>
    <w:sectPr w:rsidR="00323418" w:rsidRPr="000F56E3">
      <w:pgSz w:w="11906" w:h="16838"/>
      <w:pgMar w:top="1843" w:right="1797" w:bottom="1531" w:left="1797" w:header="1134" w:footer="1221" w:gutter="0"/>
      <w:cols w:space="720"/>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4" w:author="刘 yu" w:date="2024-05-21T16:35:00Z" w:initials="刘">
    <w:p w14:paraId="2BBB2E37" w14:textId="4556C4D6" w:rsidR="007E4C7A" w:rsidRDefault="007E4C7A">
      <w:pPr>
        <w:pStyle w:val="a9"/>
      </w:pPr>
      <w:r>
        <w:rPr>
          <w:rStyle w:val="aff"/>
        </w:rPr>
        <w:annotationRef/>
      </w:r>
      <w:r>
        <w:rPr>
          <w:rFonts w:hint="eastAsia"/>
        </w:rPr>
        <w:t>图中文字的字号要大一些，不能比正文部分的字体小超过</w:t>
      </w:r>
      <w:r>
        <w:rPr>
          <w:rFonts w:hint="eastAsia"/>
        </w:rPr>
        <w:t>1</w:t>
      </w:r>
      <w:r>
        <w:rPr>
          <w:rFonts w:hint="eastAsia"/>
        </w:rPr>
        <w:t>号</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BBB2E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F74BDE" w16cex:dateUtc="2024-05-21T08: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BBB2E37" w16cid:durableId="29F74B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AE987F" w14:textId="77777777" w:rsidR="00C54D2F" w:rsidRDefault="00C54D2F" w:rsidP="00D52E28">
      <w:r>
        <w:separator/>
      </w:r>
    </w:p>
    <w:p w14:paraId="631D1ACC" w14:textId="77777777" w:rsidR="00C54D2F" w:rsidRDefault="00C54D2F" w:rsidP="00D52E28"/>
    <w:p w14:paraId="6E99FC11" w14:textId="77777777" w:rsidR="00C54D2F" w:rsidRDefault="00C54D2F" w:rsidP="00D52E28"/>
    <w:p w14:paraId="246810F6" w14:textId="77777777" w:rsidR="00C54D2F" w:rsidRDefault="00C54D2F" w:rsidP="00D52E28"/>
    <w:p w14:paraId="475F7FB7" w14:textId="77777777" w:rsidR="00C54D2F" w:rsidRDefault="00C54D2F" w:rsidP="00D52E28"/>
    <w:p w14:paraId="35B35ADC" w14:textId="77777777" w:rsidR="00C54D2F" w:rsidRDefault="00C54D2F" w:rsidP="00D52E28"/>
    <w:p w14:paraId="3CB1796C" w14:textId="77777777" w:rsidR="00C54D2F" w:rsidRDefault="00C54D2F" w:rsidP="00D52E28"/>
    <w:p w14:paraId="7F8BF35B" w14:textId="77777777" w:rsidR="00C54D2F" w:rsidRDefault="00C54D2F" w:rsidP="00D52E28"/>
    <w:p w14:paraId="3703E312" w14:textId="77777777" w:rsidR="00C54D2F" w:rsidRDefault="00C54D2F" w:rsidP="00D52E28"/>
    <w:p w14:paraId="2B2AEA81" w14:textId="77777777" w:rsidR="00C54D2F" w:rsidRDefault="00C54D2F" w:rsidP="00D52E28"/>
    <w:p w14:paraId="28731CD9" w14:textId="77777777" w:rsidR="00C54D2F" w:rsidRDefault="00C54D2F" w:rsidP="00D52E28"/>
    <w:p w14:paraId="63267D55" w14:textId="77777777" w:rsidR="00C54D2F" w:rsidRDefault="00C54D2F" w:rsidP="00D52E28"/>
    <w:p w14:paraId="56A3112D" w14:textId="77777777" w:rsidR="00C54D2F" w:rsidRDefault="00C54D2F" w:rsidP="00D52E28"/>
    <w:p w14:paraId="48D6C962" w14:textId="77777777" w:rsidR="00C54D2F" w:rsidRDefault="00C54D2F" w:rsidP="00D52E28"/>
    <w:p w14:paraId="72F88CDD" w14:textId="77777777" w:rsidR="00C54D2F" w:rsidRDefault="00C54D2F" w:rsidP="00D52E28"/>
    <w:p w14:paraId="4440F970" w14:textId="77777777" w:rsidR="00C54D2F" w:rsidRDefault="00C54D2F" w:rsidP="00D52E28"/>
    <w:p w14:paraId="0BAE20F9" w14:textId="77777777" w:rsidR="00C54D2F" w:rsidRDefault="00C54D2F" w:rsidP="00D52E28"/>
    <w:p w14:paraId="3233976C" w14:textId="77777777" w:rsidR="00C54D2F" w:rsidRDefault="00C54D2F" w:rsidP="00D52E28"/>
    <w:p w14:paraId="0044CF19" w14:textId="77777777" w:rsidR="00C54D2F" w:rsidRDefault="00C54D2F" w:rsidP="00D52E28"/>
    <w:p w14:paraId="6AC9A2C8" w14:textId="77777777" w:rsidR="00C54D2F" w:rsidRDefault="00C54D2F" w:rsidP="00D52E28"/>
    <w:p w14:paraId="5476D568" w14:textId="77777777" w:rsidR="00C54D2F" w:rsidRDefault="00C54D2F" w:rsidP="00D52E28"/>
    <w:p w14:paraId="6DE5DDA8" w14:textId="77777777" w:rsidR="00C54D2F" w:rsidRDefault="00C54D2F" w:rsidP="00D52E28"/>
    <w:p w14:paraId="26755EEF" w14:textId="77777777" w:rsidR="00C54D2F" w:rsidRDefault="00C54D2F" w:rsidP="00D52E28"/>
    <w:p w14:paraId="7FC7B5AF" w14:textId="77777777" w:rsidR="00C54D2F" w:rsidRDefault="00C54D2F" w:rsidP="00D52E28"/>
    <w:p w14:paraId="2B9209FD" w14:textId="77777777" w:rsidR="00C54D2F" w:rsidRDefault="00C54D2F" w:rsidP="00D52E28"/>
    <w:p w14:paraId="1C95FBDD" w14:textId="77777777" w:rsidR="00C54D2F" w:rsidRDefault="00C54D2F" w:rsidP="00D52E28"/>
    <w:p w14:paraId="40EC15AB" w14:textId="77777777" w:rsidR="00C54D2F" w:rsidRDefault="00C54D2F" w:rsidP="00D52E28"/>
    <w:p w14:paraId="3C08066E" w14:textId="77777777" w:rsidR="00C54D2F" w:rsidRDefault="00C54D2F" w:rsidP="00D52E28"/>
    <w:p w14:paraId="1AEB847A" w14:textId="77777777" w:rsidR="00C54D2F" w:rsidRDefault="00C54D2F" w:rsidP="00D52E28"/>
    <w:p w14:paraId="5845FFFB" w14:textId="77777777" w:rsidR="00C54D2F" w:rsidRDefault="00C54D2F" w:rsidP="00D52E28"/>
    <w:p w14:paraId="107A1ADA" w14:textId="77777777" w:rsidR="00C54D2F" w:rsidRDefault="00C54D2F" w:rsidP="00D52E28"/>
    <w:p w14:paraId="3764C86E" w14:textId="77777777" w:rsidR="00C54D2F" w:rsidRDefault="00C54D2F" w:rsidP="00D52E28"/>
    <w:p w14:paraId="3069F662" w14:textId="77777777" w:rsidR="00C54D2F" w:rsidRDefault="00C54D2F" w:rsidP="00D52E28"/>
    <w:p w14:paraId="6C1DDFF2" w14:textId="77777777" w:rsidR="00C54D2F" w:rsidRDefault="00C54D2F" w:rsidP="00D52E28"/>
    <w:p w14:paraId="512538A8" w14:textId="77777777" w:rsidR="00C54D2F" w:rsidRDefault="00C54D2F" w:rsidP="00D52E28"/>
    <w:p w14:paraId="1BFB54AF" w14:textId="77777777" w:rsidR="00C54D2F" w:rsidRDefault="00C54D2F" w:rsidP="00D52E28"/>
    <w:p w14:paraId="13EC7446" w14:textId="77777777" w:rsidR="00C54D2F" w:rsidRDefault="00C54D2F" w:rsidP="00D52E28"/>
    <w:p w14:paraId="71356BD5" w14:textId="77777777" w:rsidR="00C54D2F" w:rsidRDefault="00C54D2F" w:rsidP="00D52E28"/>
    <w:p w14:paraId="2976B262" w14:textId="77777777" w:rsidR="00C54D2F" w:rsidRDefault="00C54D2F" w:rsidP="00D52E28"/>
    <w:p w14:paraId="49A61193" w14:textId="77777777" w:rsidR="00C54D2F" w:rsidRDefault="00C54D2F" w:rsidP="00D52E28"/>
    <w:p w14:paraId="02FD022F" w14:textId="77777777" w:rsidR="00C54D2F" w:rsidRDefault="00C54D2F" w:rsidP="00D52E28"/>
    <w:p w14:paraId="3F496704" w14:textId="77777777" w:rsidR="00C54D2F" w:rsidRDefault="00C54D2F" w:rsidP="00D52E28"/>
    <w:p w14:paraId="7E01E928" w14:textId="77777777" w:rsidR="00C54D2F" w:rsidRDefault="00C54D2F" w:rsidP="00D52E28"/>
    <w:p w14:paraId="2A5A992C" w14:textId="77777777" w:rsidR="00C54D2F" w:rsidRDefault="00C54D2F" w:rsidP="00D52E28"/>
    <w:p w14:paraId="70B2E75A" w14:textId="77777777" w:rsidR="00C54D2F" w:rsidRDefault="00C54D2F" w:rsidP="00D52E28"/>
    <w:p w14:paraId="1A6254A5" w14:textId="77777777" w:rsidR="00C54D2F" w:rsidRDefault="00C54D2F" w:rsidP="00D52E28"/>
    <w:p w14:paraId="4955F59D" w14:textId="77777777" w:rsidR="00C54D2F" w:rsidRDefault="00C54D2F" w:rsidP="00D52E28"/>
    <w:p w14:paraId="01BC604E" w14:textId="77777777" w:rsidR="00C54D2F" w:rsidRDefault="00C54D2F" w:rsidP="00D52E28"/>
    <w:p w14:paraId="32C742C4" w14:textId="77777777" w:rsidR="00C54D2F" w:rsidRDefault="00C54D2F" w:rsidP="00D52E28"/>
    <w:p w14:paraId="2159160D" w14:textId="77777777" w:rsidR="00C54D2F" w:rsidRDefault="00C54D2F" w:rsidP="00D52E28"/>
    <w:p w14:paraId="71AFA7B8" w14:textId="77777777" w:rsidR="00C54D2F" w:rsidRDefault="00C54D2F" w:rsidP="00D52E28"/>
    <w:p w14:paraId="7AC2241E" w14:textId="77777777" w:rsidR="00C54D2F" w:rsidRDefault="00C54D2F" w:rsidP="00D52E28"/>
    <w:p w14:paraId="04F090DB" w14:textId="77777777" w:rsidR="00C54D2F" w:rsidRDefault="00C54D2F" w:rsidP="00D52E28"/>
    <w:p w14:paraId="1BF1E213" w14:textId="77777777" w:rsidR="00C54D2F" w:rsidRDefault="00C54D2F" w:rsidP="00D52E28"/>
    <w:p w14:paraId="297AB571" w14:textId="77777777" w:rsidR="00C54D2F" w:rsidRDefault="00C54D2F" w:rsidP="00D52E28"/>
    <w:p w14:paraId="638F6EEA" w14:textId="77777777" w:rsidR="00C54D2F" w:rsidRDefault="00C54D2F" w:rsidP="00D52E28"/>
    <w:p w14:paraId="109EF00F" w14:textId="77777777" w:rsidR="00C54D2F" w:rsidRDefault="00C54D2F" w:rsidP="00D52E28"/>
    <w:p w14:paraId="3C6C3C40" w14:textId="77777777" w:rsidR="00C54D2F" w:rsidRDefault="00C54D2F" w:rsidP="00D52E28"/>
    <w:p w14:paraId="1F50440F" w14:textId="77777777" w:rsidR="00C54D2F" w:rsidRDefault="00C54D2F" w:rsidP="00D52E28"/>
    <w:p w14:paraId="654FC100" w14:textId="77777777" w:rsidR="00C54D2F" w:rsidRDefault="00C54D2F" w:rsidP="00D52E28"/>
    <w:p w14:paraId="3FABF6C4" w14:textId="77777777" w:rsidR="00C54D2F" w:rsidRDefault="00C54D2F" w:rsidP="002B1F55"/>
    <w:p w14:paraId="432687E8" w14:textId="77777777" w:rsidR="00C54D2F" w:rsidRDefault="00C54D2F" w:rsidP="002B1F55"/>
    <w:p w14:paraId="3838ACCB" w14:textId="77777777" w:rsidR="00C54D2F" w:rsidRDefault="00C54D2F" w:rsidP="00334371"/>
    <w:p w14:paraId="7149B598" w14:textId="77777777" w:rsidR="00C54D2F" w:rsidRDefault="00C54D2F" w:rsidP="00E652FC"/>
    <w:p w14:paraId="33C87DDB" w14:textId="77777777" w:rsidR="00C54D2F" w:rsidRDefault="00C54D2F" w:rsidP="00E652FC"/>
    <w:p w14:paraId="2D911B4B" w14:textId="77777777" w:rsidR="00C54D2F" w:rsidRDefault="00C54D2F" w:rsidP="00E652FC"/>
    <w:p w14:paraId="32D0D2D4" w14:textId="77777777" w:rsidR="00C54D2F" w:rsidRDefault="00C54D2F" w:rsidP="008C49A6"/>
    <w:p w14:paraId="1034ECE7" w14:textId="77777777" w:rsidR="00C54D2F" w:rsidRDefault="00C54D2F"/>
  </w:endnote>
  <w:endnote w:type="continuationSeparator" w:id="0">
    <w:p w14:paraId="648865EB" w14:textId="77777777" w:rsidR="00C54D2F" w:rsidRDefault="00C54D2F" w:rsidP="00D52E28">
      <w:r>
        <w:continuationSeparator/>
      </w:r>
    </w:p>
    <w:p w14:paraId="5FBACAD3" w14:textId="77777777" w:rsidR="00C54D2F" w:rsidRDefault="00C54D2F" w:rsidP="00D52E28"/>
    <w:p w14:paraId="1C03F46B" w14:textId="77777777" w:rsidR="00C54D2F" w:rsidRDefault="00C54D2F" w:rsidP="00D52E28"/>
    <w:p w14:paraId="5EC478B2" w14:textId="77777777" w:rsidR="00C54D2F" w:rsidRDefault="00C54D2F" w:rsidP="00D52E28"/>
    <w:p w14:paraId="32573DF9" w14:textId="77777777" w:rsidR="00C54D2F" w:rsidRDefault="00C54D2F" w:rsidP="00D52E28"/>
    <w:p w14:paraId="57F15638" w14:textId="77777777" w:rsidR="00C54D2F" w:rsidRDefault="00C54D2F" w:rsidP="00D52E28"/>
    <w:p w14:paraId="6085773C" w14:textId="77777777" w:rsidR="00C54D2F" w:rsidRDefault="00C54D2F" w:rsidP="00D52E28"/>
    <w:p w14:paraId="7B3C3147" w14:textId="77777777" w:rsidR="00C54D2F" w:rsidRDefault="00C54D2F" w:rsidP="00D52E28"/>
    <w:p w14:paraId="4F3B73FE" w14:textId="77777777" w:rsidR="00C54D2F" w:rsidRDefault="00C54D2F" w:rsidP="00D52E28"/>
    <w:p w14:paraId="36DDB336" w14:textId="77777777" w:rsidR="00C54D2F" w:rsidRDefault="00C54D2F" w:rsidP="00D52E28"/>
    <w:p w14:paraId="7230F395" w14:textId="77777777" w:rsidR="00C54D2F" w:rsidRDefault="00C54D2F" w:rsidP="00D52E28"/>
    <w:p w14:paraId="5AFD9A95" w14:textId="77777777" w:rsidR="00C54D2F" w:rsidRDefault="00C54D2F" w:rsidP="00D52E28"/>
    <w:p w14:paraId="4E201EEB" w14:textId="77777777" w:rsidR="00C54D2F" w:rsidRDefault="00C54D2F" w:rsidP="00D52E28"/>
    <w:p w14:paraId="414F0094" w14:textId="77777777" w:rsidR="00C54D2F" w:rsidRDefault="00C54D2F" w:rsidP="00D52E28"/>
    <w:p w14:paraId="0ED5F420" w14:textId="77777777" w:rsidR="00C54D2F" w:rsidRDefault="00C54D2F" w:rsidP="00D52E28"/>
    <w:p w14:paraId="4103389B" w14:textId="77777777" w:rsidR="00C54D2F" w:rsidRDefault="00C54D2F" w:rsidP="00D52E28"/>
    <w:p w14:paraId="339F6900" w14:textId="77777777" w:rsidR="00C54D2F" w:rsidRDefault="00C54D2F" w:rsidP="00D52E28"/>
    <w:p w14:paraId="058C04E9" w14:textId="77777777" w:rsidR="00C54D2F" w:rsidRDefault="00C54D2F" w:rsidP="00D52E28"/>
    <w:p w14:paraId="67A5254D" w14:textId="77777777" w:rsidR="00C54D2F" w:rsidRDefault="00C54D2F" w:rsidP="00D52E28"/>
    <w:p w14:paraId="4594DFD3" w14:textId="77777777" w:rsidR="00C54D2F" w:rsidRDefault="00C54D2F" w:rsidP="00D52E28"/>
    <w:p w14:paraId="7B5B8E38" w14:textId="77777777" w:rsidR="00C54D2F" w:rsidRDefault="00C54D2F" w:rsidP="00D52E28"/>
    <w:p w14:paraId="026C021E" w14:textId="77777777" w:rsidR="00C54D2F" w:rsidRDefault="00C54D2F" w:rsidP="00D52E28"/>
    <w:p w14:paraId="0499F179" w14:textId="77777777" w:rsidR="00C54D2F" w:rsidRDefault="00C54D2F" w:rsidP="00D52E28"/>
    <w:p w14:paraId="20D167C2" w14:textId="77777777" w:rsidR="00C54D2F" w:rsidRDefault="00C54D2F" w:rsidP="00D52E28"/>
    <w:p w14:paraId="1C863BCF" w14:textId="77777777" w:rsidR="00C54D2F" w:rsidRDefault="00C54D2F" w:rsidP="00D52E28"/>
    <w:p w14:paraId="64B14395" w14:textId="77777777" w:rsidR="00C54D2F" w:rsidRDefault="00C54D2F" w:rsidP="00D52E28"/>
    <w:p w14:paraId="7F7AA958" w14:textId="77777777" w:rsidR="00C54D2F" w:rsidRDefault="00C54D2F" w:rsidP="00D52E28"/>
    <w:p w14:paraId="1FBF8105" w14:textId="77777777" w:rsidR="00C54D2F" w:rsidRDefault="00C54D2F" w:rsidP="00D52E28"/>
    <w:p w14:paraId="10C54D99" w14:textId="77777777" w:rsidR="00C54D2F" w:rsidRDefault="00C54D2F" w:rsidP="00D52E28"/>
    <w:p w14:paraId="7C3EA392" w14:textId="77777777" w:rsidR="00C54D2F" w:rsidRDefault="00C54D2F" w:rsidP="00D52E28"/>
    <w:p w14:paraId="0A1612B3" w14:textId="77777777" w:rsidR="00C54D2F" w:rsidRDefault="00C54D2F" w:rsidP="00D52E28"/>
    <w:p w14:paraId="0BD81DD8" w14:textId="77777777" w:rsidR="00C54D2F" w:rsidRDefault="00C54D2F" w:rsidP="00D52E28"/>
    <w:p w14:paraId="7CFD9F83" w14:textId="77777777" w:rsidR="00C54D2F" w:rsidRDefault="00C54D2F" w:rsidP="00D52E28"/>
    <w:p w14:paraId="28DD5FB3" w14:textId="77777777" w:rsidR="00C54D2F" w:rsidRDefault="00C54D2F" w:rsidP="00D52E28"/>
    <w:p w14:paraId="4FAD1A49" w14:textId="77777777" w:rsidR="00C54D2F" w:rsidRDefault="00C54D2F" w:rsidP="00D52E28"/>
    <w:p w14:paraId="3ED64E91" w14:textId="77777777" w:rsidR="00C54D2F" w:rsidRDefault="00C54D2F" w:rsidP="00D52E28"/>
    <w:p w14:paraId="3E90E7AB" w14:textId="77777777" w:rsidR="00C54D2F" w:rsidRDefault="00C54D2F" w:rsidP="00D52E28"/>
    <w:p w14:paraId="5814608A" w14:textId="77777777" w:rsidR="00C54D2F" w:rsidRDefault="00C54D2F" w:rsidP="00D52E28"/>
    <w:p w14:paraId="20C86AAC" w14:textId="77777777" w:rsidR="00C54D2F" w:rsidRDefault="00C54D2F" w:rsidP="00D52E28"/>
    <w:p w14:paraId="43B10879" w14:textId="77777777" w:rsidR="00C54D2F" w:rsidRDefault="00C54D2F" w:rsidP="00D52E28"/>
    <w:p w14:paraId="799EE870" w14:textId="77777777" w:rsidR="00C54D2F" w:rsidRDefault="00C54D2F" w:rsidP="00D52E28"/>
    <w:p w14:paraId="604812C3" w14:textId="77777777" w:rsidR="00C54D2F" w:rsidRDefault="00C54D2F" w:rsidP="00D52E28"/>
    <w:p w14:paraId="4804A944" w14:textId="77777777" w:rsidR="00C54D2F" w:rsidRDefault="00C54D2F" w:rsidP="00D52E28"/>
    <w:p w14:paraId="75DE7B27" w14:textId="77777777" w:rsidR="00C54D2F" w:rsidRDefault="00C54D2F" w:rsidP="00D52E28"/>
    <w:p w14:paraId="7327851F" w14:textId="77777777" w:rsidR="00C54D2F" w:rsidRDefault="00C54D2F" w:rsidP="00D52E28"/>
    <w:p w14:paraId="4E2ADD23" w14:textId="77777777" w:rsidR="00C54D2F" w:rsidRDefault="00C54D2F" w:rsidP="00D52E28"/>
    <w:p w14:paraId="5D7270B0" w14:textId="77777777" w:rsidR="00C54D2F" w:rsidRDefault="00C54D2F" w:rsidP="00D52E28"/>
    <w:p w14:paraId="0A59FC23" w14:textId="77777777" w:rsidR="00C54D2F" w:rsidRDefault="00C54D2F" w:rsidP="00D52E28"/>
    <w:p w14:paraId="392A8948" w14:textId="77777777" w:rsidR="00C54D2F" w:rsidRDefault="00C54D2F" w:rsidP="00D52E28"/>
    <w:p w14:paraId="2FE15C55" w14:textId="77777777" w:rsidR="00C54D2F" w:rsidRDefault="00C54D2F" w:rsidP="00D52E28"/>
    <w:p w14:paraId="73A00629" w14:textId="77777777" w:rsidR="00C54D2F" w:rsidRDefault="00C54D2F" w:rsidP="00D52E28"/>
    <w:p w14:paraId="5D195891" w14:textId="77777777" w:rsidR="00C54D2F" w:rsidRDefault="00C54D2F" w:rsidP="00D52E28"/>
    <w:p w14:paraId="30678E50" w14:textId="77777777" w:rsidR="00C54D2F" w:rsidRDefault="00C54D2F" w:rsidP="00D52E28"/>
    <w:p w14:paraId="0FCB7286" w14:textId="77777777" w:rsidR="00C54D2F" w:rsidRDefault="00C54D2F" w:rsidP="00D52E28"/>
    <w:p w14:paraId="0AF541E5" w14:textId="77777777" w:rsidR="00C54D2F" w:rsidRDefault="00C54D2F" w:rsidP="00D52E28"/>
    <w:p w14:paraId="7DED9F0B" w14:textId="77777777" w:rsidR="00C54D2F" w:rsidRDefault="00C54D2F" w:rsidP="00D52E28"/>
    <w:p w14:paraId="1FFB5352" w14:textId="77777777" w:rsidR="00C54D2F" w:rsidRDefault="00C54D2F" w:rsidP="00D52E28"/>
    <w:p w14:paraId="07B8410B" w14:textId="77777777" w:rsidR="00C54D2F" w:rsidRDefault="00C54D2F" w:rsidP="00D52E28"/>
    <w:p w14:paraId="42A3E4B7" w14:textId="77777777" w:rsidR="00C54D2F" w:rsidRDefault="00C54D2F" w:rsidP="00D52E28"/>
    <w:p w14:paraId="248A1048" w14:textId="77777777" w:rsidR="00C54D2F" w:rsidRDefault="00C54D2F" w:rsidP="00D52E28"/>
    <w:p w14:paraId="5F9F5ECA" w14:textId="77777777" w:rsidR="00C54D2F" w:rsidRDefault="00C54D2F" w:rsidP="002B1F55"/>
    <w:p w14:paraId="000453E9" w14:textId="77777777" w:rsidR="00C54D2F" w:rsidRDefault="00C54D2F" w:rsidP="002B1F55"/>
    <w:p w14:paraId="4113D408" w14:textId="77777777" w:rsidR="00C54D2F" w:rsidRDefault="00C54D2F" w:rsidP="00334371"/>
    <w:p w14:paraId="30BA0E33" w14:textId="77777777" w:rsidR="00C54D2F" w:rsidRDefault="00C54D2F" w:rsidP="00E652FC"/>
    <w:p w14:paraId="6CBF9351" w14:textId="77777777" w:rsidR="00C54D2F" w:rsidRDefault="00C54D2F" w:rsidP="00E652FC"/>
    <w:p w14:paraId="0C836DA2" w14:textId="77777777" w:rsidR="00C54D2F" w:rsidRDefault="00C54D2F" w:rsidP="00E652FC"/>
    <w:p w14:paraId="2911A636" w14:textId="77777777" w:rsidR="00C54D2F" w:rsidRDefault="00C54D2F" w:rsidP="008C49A6"/>
    <w:p w14:paraId="25222E99" w14:textId="77777777" w:rsidR="00C54D2F" w:rsidRDefault="00C54D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Intel Clear">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MR10">
    <w:altName w:val="Times New Roman"/>
    <w:charset w:val="00"/>
    <w:family w:val="roman"/>
    <w:pitch w:val="default"/>
  </w:font>
  <w:font w:name="CMTT10">
    <w:altName w:val="Times New Roman"/>
    <w:charset w:val="00"/>
    <w:family w:val="roman"/>
    <w:pitch w:val="default"/>
  </w:font>
  <w:font w:name="CMTI10">
    <w:altName w:val="Times New Roman"/>
    <w:charset w:val="00"/>
    <w:family w:val="roman"/>
    <w:pitch w:val="default"/>
  </w:font>
  <w:font w:name="楷体_GB2312">
    <w:altName w:val="楷体"/>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D423B" w14:textId="77777777" w:rsidR="00D52E28" w:rsidRDefault="00D52E28">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11D3C" w14:textId="77777777" w:rsidR="00D52E28" w:rsidRDefault="00D52E28">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FA8F6" w14:textId="77777777" w:rsidR="00D52E28" w:rsidRDefault="00D52E28">
    <w:pPr>
      <w:pStyle w:val="af1"/>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6568611"/>
      <w:docPartObj>
        <w:docPartGallery w:val="AutoText"/>
      </w:docPartObj>
    </w:sdtPr>
    <w:sdtEndPr/>
    <w:sdtContent>
      <w:p w14:paraId="751ADDED" w14:textId="77777777" w:rsidR="00027482" w:rsidRDefault="00027482" w:rsidP="00027482">
        <w:pPr>
          <w:pStyle w:val="af1"/>
          <w:spacing w:beforeLines="50" w:before="120" w:line="240" w:lineRule="auto"/>
          <w:ind w:firstLine="0"/>
          <w:jc w:val="center"/>
        </w:pPr>
        <w:r>
          <w:rPr>
            <w:noProof/>
            <w:sz w:val="22"/>
            <w:szCs w:val="22"/>
          </w:rPr>
          <mc:AlternateContent>
            <mc:Choice Requires="wpg">
              <w:drawing>
                <wp:anchor distT="0" distB="0" distL="114300" distR="114300" simplePos="0" relativeHeight="251659264" behindDoc="1" locked="0" layoutInCell="1" allowOverlap="1" wp14:anchorId="22C0BAF2" wp14:editId="56D0947A">
                  <wp:simplePos x="0" y="0"/>
                  <wp:positionH relativeFrom="column">
                    <wp:posOffset>-21590</wp:posOffset>
                  </wp:positionH>
                  <wp:positionV relativeFrom="paragraph">
                    <wp:posOffset>157480</wp:posOffset>
                  </wp:positionV>
                  <wp:extent cx="5321300" cy="3810"/>
                  <wp:effectExtent l="0" t="0" r="0" b="0"/>
                  <wp:wrapNone/>
                  <wp:docPr id="33" name="组合 33"/>
                  <wp:cNvGraphicFramePr/>
                  <a:graphic xmlns:a="http://schemas.openxmlformats.org/drawingml/2006/main">
                    <a:graphicData uri="http://schemas.microsoft.com/office/word/2010/wordprocessingGroup">
                      <wpg:wgp>
                        <wpg:cNvGrpSpPr/>
                        <wpg:grpSpPr>
                          <a:xfrm>
                            <a:off x="0" y="0"/>
                            <a:ext cx="5321300" cy="3810"/>
                            <a:chOff x="0" y="0"/>
                            <a:chExt cx="5321300" cy="4234"/>
                          </a:xfrm>
                        </wpg:grpSpPr>
                        <wps:wsp>
                          <wps:cNvPr id="34" name="直接连接符 34"/>
                          <wps:cNvCnPr/>
                          <wps:spPr>
                            <a:xfrm>
                              <a:off x="0" y="0"/>
                              <a:ext cx="2347582"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s:wsp>
                          <wps:cNvPr id="35" name="直接连接符 35"/>
                          <wps:cNvCnPr/>
                          <wps:spPr>
                            <a:xfrm>
                              <a:off x="2971800" y="4234"/>
                              <a:ext cx="2349500"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5F0D0C2" id="组合 33" o:spid="_x0000_s1026" style="position:absolute;left:0;text-align:left;margin-left:-1.7pt;margin-top:12.4pt;width:419pt;height:.3pt;z-index:-251657216" coordsize="5321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">
                  <v:line id="直接连接符 34" o:spid="_x0000_s1027" style="position:absolute;visibility:visible;mso-wrap-style:square" from="0,0" to="234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" strokecolor="#5b9bd5 [3204]" strokeweight=".5pt">
                    <v:stroke joinstyle="miter"/>
                  </v:line>
                  <v:line id="直接连接符 35" o:spid="_x0000_s1028" style="position:absolute;visibility:visible;mso-wrap-style:square" from="29718,42" to="5321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" strokecolor="#5b9bd5 [3204]" strokeweight=".5pt">
                    <v:stroke joinstyle="miter"/>
                  </v:line>
                </v:group>
              </w:pict>
            </mc:Fallback>
          </mc:AlternateContent>
        </w:r>
        <w:r>
          <w:rPr>
            <w:sz w:val="22"/>
            <w:szCs w:val="22"/>
          </w:rPr>
          <w:fldChar w:fldCharType="begin"/>
        </w:r>
        <w:r>
          <w:rPr>
            <w:sz w:val="22"/>
            <w:szCs w:val="22"/>
          </w:rPr>
          <w:instrText>PAGE   \* MERGEFORMAT</w:instrText>
        </w:r>
        <w:r>
          <w:rPr>
            <w:sz w:val="22"/>
            <w:szCs w:val="22"/>
          </w:rPr>
          <w:fldChar w:fldCharType="separate"/>
        </w:r>
        <w:r>
          <w:rPr>
            <w:sz w:val="22"/>
            <w:szCs w:val="22"/>
          </w:rPr>
          <w:t>1</w:t>
        </w:r>
        <w:r>
          <w:rPr>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FB7856" w14:textId="77777777" w:rsidR="00C54D2F" w:rsidRDefault="00C54D2F" w:rsidP="00D52E28">
      <w:r>
        <w:separator/>
      </w:r>
    </w:p>
    <w:p w14:paraId="2B44663E" w14:textId="77777777" w:rsidR="00C54D2F" w:rsidRDefault="00C54D2F" w:rsidP="00D52E28"/>
    <w:p w14:paraId="7A131AAF" w14:textId="77777777" w:rsidR="00C54D2F" w:rsidRDefault="00C54D2F" w:rsidP="00D52E28"/>
    <w:p w14:paraId="49F39453" w14:textId="77777777" w:rsidR="00C54D2F" w:rsidRDefault="00C54D2F" w:rsidP="00D52E28"/>
    <w:p w14:paraId="208E0B99" w14:textId="77777777" w:rsidR="00C54D2F" w:rsidRDefault="00C54D2F" w:rsidP="00D52E28"/>
    <w:p w14:paraId="045F9F16" w14:textId="77777777" w:rsidR="00C54D2F" w:rsidRDefault="00C54D2F" w:rsidP="00D52E28"/>
    <w:p w14:paraId="6366D2CD" w14:textId="77777777" w:rsidR="00C54D2F" w:rsidRDefault="00C54D2F" w:rsidP="00D52E28"/>
    <w:p w14:paraId="7AB1EB12" w14:textId="77777777" w:rsidR="00C54D2F" w:rsidRDefault="00C54D2F" w:rsidP="00D52E28"/>
    <w:p w14:paraId="16940143" w14:textId="77777777" w:rsidR="00C54D2F" w:rsidRDefault="00C54D2F" w:rsidP="00D52E28"/>
    <w:p w14:paraId="47011439" w14:textId="77777777" w:rsidR="00C54D2F" w:rsidRDefault="00C54D2F" w:rsidP="00D52E28"/>
    <w:p w14:paraId="0F71A0FB" w14:textId="77777777" w:rsidR="00C54D2F" w:rsidRDefault="00C54D2F" w:rsidP="00D52E28"/>
    <w:p w14:paraId="15398199" w14:textId="77777777" w:rsidR="00C54D2F" w:rsidRDefault="00C54D2F" w:rsidP="00D52E28"/>
    <w:p w14:paraId="5A2D77D6" w14:textId="77777777" w:rsidR="00C54D2F" w:rsidRDefault="00C54D2F" w:rsidP="00D52E28"/>
    <w:p w14:paraId="1D5B41DC" w14:textId="77777777" w:rsidR="00C54D2F" w:rsidRDefault="00C54D2F" w:rsidP="00D52E28"/>
    <w:p w14:paraId="50FA44BA" w14:textId="77777777" w:rsidR="00C54D2F" w:rsidRDefault="00C54D2F" w:rsidP="00D52E28"/>
    <w:p w14:paraId="2C2B6911" w14:textId="77777777" w:rsidR="00C54D2F" w:rsidRDefault="00C54D2F" w:rsidP="00D52E28"/>
    <w:p w14:paraId="186A6E52" w14:textId="77777777" w:rsidR="00C54D2F" w:rsidRDefault="00C54D2F" w:rsidP="00D52E28"/>
    <w:p w14:paraId="4616FBA8" w14:textId="77777777" w:rsidR="00C54D2F" w:rsidRDefault="00C54D2F" w:rsidP="00D52E28"/>
    <w:p w14:paraId="7AC13AE3" w14:textId="77777777" w:rsidR="00C54D2F" w:rsidRDefault="00C54D2F" w:rsidP="00D52E28"/>
    <w:p w14:paraId="61FD1504" w14:textId="77777777" w:rsidR="00C54D2F" w:rsidRDefault="00C54D2F" w:rsidP="00D52E28"/>
    <w:p w14:paraId="451C32B7" w14:textId="77777777" w:rsidR="00C54D2F" w:rsidRDefault="00C54D2F" w:rsidP="00D52E28"/>
    <w:p w14:paraId="65D25E69" w14:textId="77777777" w:rsidR="00C54D2F" w:rsidRDefault="00C54D2F" w:rsidP="00D52E28"/>
    <w:p w14:paraId="527CCA5E" w14:textId="77777777" w:rsidR="00C54D2F" w:rsidRDefault="00C54D2F" w:rsidP="00D52E28"/>
    <w:p w14:paraId="186C6B64" w14:textId="77777777" w:rsidR="00C54D2F" w:rsidRDefault="00C54D2F" w:rsidP="00D52E28"/>
    <w:p w14:paraId="12609CBE" w14:textId="77777777" w:rsidR="00C54D2F" w:rsidRDefault="00C54D2F" w:rsidP="00D52E28"/>
    <w:p w14:paraId="1F69EE75" w14:textId="77777777" w:rsidR="00C54D2F" w:rsidRDefault="00C54D2F" w:rsidP="00D52E28"/>
    <w:p w14:paraId="3DEDB248" w14:textId="77777777" w:rsidR="00C54D2F" w:rsidRDefault="00C54D2F" w:rsidP="00D52E28"/>
    <w:p w14:paraId="62DD3B56" w14:textId="77777777" w:rsidR="00C54D2F" w:rsidRDefault="00C54D2F" w:rsidP="00D52E28"/>
    <w:p w14:paraId="5C3A4182" w14:textId="77777777" w:rsidR="00C54D2F" w:rsidRDefault="00C54D2F" w:rsidP="00D52E28"/>
    <w:p w14:paraId="41F00E50" w14:textId="77777777" w:rsidR="00C54D2F" w:rsidRDefault="00C54D2F" w:rsidP="00D52E28"/>
    <w:p w14:paraId="3161F718" w14:textId="77777777" w:rsidR="00C54D2F" w:rsidRDefault="00C54D2F" w:rsidP="00D52E28"/>
    <w:p w14:paraId="16511A01" w14:textId="77777777" w:rsidR="00C54D2F" w:rsidRDefault="00C54D2F" w:rsidP="00D52E28"/>
    <w:p w14:paraId="405F5A60" w14:textId="77777777" w:rsidR="00C54D2F" w:rsidRDefault="00C54D2F" w:rsidP="00D52E28"/>
    <w:p w14:paraId="251AEFB1" w14:textId="77777777" w:rsidR="00C54D2F" w:rsidRDefault="00C54D2F" w:rsidP="00D52E28"/>
    <w:p w14:paraId="156A1279" w14:textId="77777777" w:rsidR="00C54D2F" w:rsidRDefault="00C54D2F" w:rsidP="00D52E28"/>
    <w:p w14:paraId="21537623" w14:textId="77777777" w:rsidR="00C54D2F" w:rsidRDefault="00C54D2F" w:rsidP="00D52E28"/>
    <w:p w14:paraId="19E7EFD0" w14:textId="77777777" w:rsidR="00C54D2F" w:rsidRDefault="00C54D2F" w:rsidP="00D52E28"/>
    <w:p w14:paraId="71E7C2E5" w14:textId="77777777" w:rsidR="00C54D2F" w:rsidRDefault="00C54D2F" w:rsidP="00D52E28"/>
    <w:p w14:paraId="632CBE34" w14:textId="77777777" w:rsidR="00C54D2F" w:rsidRDefault="00C54D2F" w:rsidP="00D52E28"/>
    <w:p w14:paraId="4689CA33" w14:textId="77777777" w:rsidR="00C54D2F" w:rsidRDefault="00C54D2F" w:rsidP="00D52E28"/>
    <w:p w14:paraId="2F1EE34A" w14:textId="77777777" w:rsidR="00C54D2F" w:rsidRDefault="00C54D2F" w:rsidP="00D52E28"/>
    <w:p w14:paraId="4F0262C7" w14:textId="77777777" w:rsidR="00C54D2F" w:rsidRDefault="00C54D2F" w:rsidP="00D52E28"/>
    <w:p w14:paraId="29943E6B" w14:textId="77777777" w:rsidR="00C54D2F" w:rsidRDefault="00C54D2F" w:rsidP="00D52E28"/>
    <w:p w14:paraId="372B4558" w14:textId="77777777" w:rsidR="00C54D2F" w:rsidRDefault="00C54D2F" w:rsidP="00D52E28"/>
    <w:p w14:paraId="12101CD5" w14:textId="77777777" w:rsidR="00C54D2F" w:rsidRDefault="00C54D2F" w:rsidP="00D52E28"/>
    <w:p w14:paraId="0F2EE562" w14:textId="77777777" w:rsidR="00C54D2F" w:rsidRDefault="00C54D2F" w:rsidP="00D52E28"/>
    <w:p w14:paraId="15229774" w14:textId="77777777" w:rsidR="00C54D2F" w:rsidRDefault="00C54D2F" w:rsidP="00D52E28"/>
    <w:p w14:paraId="6B18EF1E" w14:textId="77777777" w:rsidR="00C54D2F" w:rsidRDefault="00C54D2F" w:rsidP="00D52E28"/>
    <w:p w14:paraId="369A31A8" w14:textId="77777777" w:rsidR="00C54D2F" w:rsidRDefault="00C54D2F" w:rsidP="00D52E28"/>
    <w:p w14:paraId="546FD944" w14:textId="77777777" w:rsidR="00C54D2F" w:rsidRDefault="00C54D2F" w:rsidP="00D52E28"/>
    <w:p w14:paraId="61EEDA5F" w14:textId="77777777" w:rsidR="00C54D2F" w:rsidRDefault="00C54D2F" w:rsidP="00D52E28"/>
    <w:p w14:paraId="233C5218" w14:textId="77777777" w:rsidR="00C54D2F" w:rsidRDefault="00C54D2F" w:rsidP="00D52E28"/>
    <w:p w14:paraId="5C26258E" w14:textId="77777777" w:rsidR="00C54D2F" w:rsidRDefault="00C54D2F" w:rsidP="00D52E28"/>
    <w:p w14:paraId="3E7B9353" w14:textId="77777777" w:rsidR="00C54D2F" w:rsidRDefault="00C54D2F" w:rsidP="00D52E28"/>
    <w:p w14:paraId="25CFAFB8" w14:textId="77777777" w:rsidR="00C54D2F" w:rsidRDefault="00C54D2F" w:rsidP="00D52E28"/>
    <w:p w14:paraId="2B94F425" w14:textId="77777777" w:rsidR="00C54D2F" w:rsidRDefault="00C54D2F" w:rsidP="00D52E28"/>
    <w:p w14:paraId="0C67022A" w14:textId="77777777" w:rsidR="00C54D2F" w:rsidRDefault="00C54D2F" w:rsidP="00D52E28"/>
    <w:p w14:paraId="66CACD1D" w14:textId="77777777" w:rsidR="00C54D2F" w:rsidRDefault="00C54D2F" w:rsidP="00D52E28"/>
    <w:p w14:paraId="0D2BB2CC" w14:textId="77777777" w:rsidR="00C54D2F" w:rsidRDefault="00C54D2F" w:rsidP="00D52E28"/>
    <w:p w14:paraId="6076E6BE" w14:textId="77777777" w:rsidR="00C54D2F" w:rsidRDefault="00C54D2F" w:rsidP="00D52E28"/>
    <w:p w14:paraId="4C7EEE6D" w14:textId="77777777" w:rsidR="00C54D2F" w:rsidRDefault="00C54D2F" w:rsidP="002B1F55"/>
    <w:p w14:paraId="3C8D988D" w14:textId="77777777" w:rsidR="00C54D2F" w:rsidRDefault="00C54D2F" w:rsidP="002B1F55"/>
    <w:p w14:paraId="1F22219B" w14:textId="77777777" w:rsidR="00C54D2F" w:rsidRDefault="00C54D2F" w:rsidP="00334371"/>
    <w:p w14:paraId="7B6FFC9D" w14:textId="77777777" w:rsidR="00C54D2F" w:rsidRDefault="00C54D2F" w:rsidP="00E652FC"/>
    <w:p w14:paraId="123B13EA" w14:textId="77777777" w:rsidR="00C54D2F" w:rsidRDefault="00C54D2F" w:rsidP="00E652FC"/>
    <w:p w14:paraId="7F77BBAA" w14:textId="77777777" w:rsidR="00C54D2F" w:rsidRDefault="00C54D2F" w:rsidP="00E652FC"/>
    <w:p w14:paraId="2F6769C9" w14:textId="77777777" w:rsidR="00C54D2F" w:rsidRDefault="00C54D2F" w:rsidP="008C49A6"/>
    <w:p w14:paraId="2D5215C5" w14:textId="77777777" w:rsidR="00C54D2F" w:rsidRDefault="00C54D2F"/>
  </w:footnote>
  <w:footnote w:type="continuationSeparator" w:id="0">
    <w:p w14:paraId="18C8BE6B" w14:textId="77777777" w:rsidR="00C54D2F" w:rsidRDefault="00C54D2F" w:rsidP="00D52E28">
      <w:r>
        <w:continuationSeparator/>
      </w:r>
    </w:p>
    <w:p w14:paraId="683DDAFF" w14:textId="77777777" w:rsidR="00C54D2F" w:rsidRDefault="00C54D2F" w:rsidP="00D52E28"/>
    <w:p w14:paraId="28075775" w14:textId="77777777" w:rsidR="00C54D2F" w:rsidRDefault="00C54D2F" w:rsidP="00D52E28"/>
    <w:p w14:paraId="3CB2EFC8" w14:textId="77777777" w:rsidR="00C54D2F" w:rsidRDefault="00C54D2F" w:rsidP="00D52E28"/>
    <w:p w14:paraId="37A5A20D" w14:textId="77777777" w:rsidR="00C54D2F" w:rsidRDefault="00C54D2F" w:rsidP="00D52E28"/>
    <w:p w14:paraId="684690C1" w14:textId="77777777" w:rsidR="00C54D2F" w:rsidRDefault="00C54D2F" w:rsidP="00D52E28"/>
    <w:p w14:paraId="762C399D" w14:textId="77777777" w:rsidR="00C54D2F" w:rsidRDefault="00C54D2F" w:rsidP="00D52E28"/>
    <w:p w14:paraId="19AB45C2" w14:textId="77777777" w:rsidR="00C54D2F" w:rsidRDefault="00C54D2F" w:rsidP="00D52E28"/>
    <w:p w14:paraId="5A9FD18E" w14:textId="77777777" w:rsidR="00C54D2F" w:rsidRDefault="00C54D2F" w:rsidP="00D52E28"/>
    <w:p w14:paraId="403729A0" w14:textId="77777777" w:rsidR="00C54D2F" w:rsidRDefault="00C54D2F" w:rsidP="00D52E28"/>
    <w:p w14:paraId="1F44AE54" w14:textId="77777777" w:rsidR="00C54D2F" w:rsidRDefault="00C54D2F" w:rsidP="00D52E28"/>
    <w:p w14:paraId="28E07FC5" w14:textId="77777777" w:rsidR="00C54D2F" w:rsidRDefault="00C54D2F" w:rsidP="00D52E28"/>
    <w:p w14:paraId="47926555" w14:textId="77777777" w:rsidR="00C54D2F" w:rsidRDefault="00C54D2F" w:rsidP="00D52E28"/>
    <w:p w14:paraId="564653A1" w14:textId="77777777" w:rsidR="00C54D2F" w:rsidRDefault="00C54D2F" w:rsidP="00D52E28"/>
    <w:p w14:paraId="63033AF3" w14:textId="77777777" w:rsidR="00C54D2F" w:rsidRDefault="00C54D2F" w:rsidP="00D52E28"/>
    <w:p w14:paraId="0DF978F6" w14:textId="77777777" w:rsidR="00C54D2F" w:rsidRDefault="00C54D2F" w:rsidP="00D52E28"/>
    <w:p w14:paraId="36A2326F" w14:textId="77777777" w:rsidR="00C54D2F" w:rsidRDefault="00C54D2F" w:rsidP="00D52E28"/>
    <w:p w14:paraId="0775A797" w14:textId="77777777" w:rsidR="00C54D2F" w:rsidRDefault="00C54D2F" w:rsidP="00D52E28"/>
    <w:p w14:paraId="47AB0879" w14:textId="77777777" w:rsidR="00C54D2F" w:rsidRDefault="00C54D2F" w:rsidP="00D52E28"/>
    <w:p w14:paraId="0770E1C7" w14:textId="77777777" w:rsidR="00C54D2F" w:rsidRDefault="00C54D2F" w:rsidP="00D52E28"/>
    <w:p w14:paraId="10923E47" w14:textId="77777777" w:rsidR="00C54D2F" w:rsidRDefault="00C54D2F" w:rsidP="00D52E28"/>
    <w:p w14:paraId="556BD8FF" w14:textId="77777777" w:rsidR="00C54D2F" w:rsidRDefault="00C54D2F" w:rsidP="00D52E28"/>
    <w:p w14:paraId="2570991D" w14:textId="77777777" w:rsidR="00C54D2F" w:rsidRDefault="00C54D2F" w:rsidP="00D52E28"/>
    <w:p w14:paraId="6BAEA548" w14:textId="77777777" w:rsidR="00C54D2F" w:rsidRDefault="00C54D2F" w:rsidP="00D52E28"/>
    <w:p w14:paraId="26079A64" w14:textId="77777777" w:rsidR="00C54D2F" w:rsidRDefault="00C54D2F" w:rsidP="00D52E28"/>
    <w:p w14:paraId="0CBAC313" w14:textId="77777777" w:rsidR="00C54D2F" w:rsidRDefault="00C54D2F" w:rsidP="00D52E28"/>
    <w:p w14:paraId="73DA7416" w14:textId="77777777" w:rsidR="00C54D2F" w:rsidRDefault="00C54D2F" w:rsidP="00D52E28"/>
    <w:p w14:paraId="1EA45513" w14:textId="77777777" w:rsidR="00C54D2F" w:rsidRDefault="00C54D2F" w:rsidP="00D52E28"/>
    <w:p w14:paraId="21606EBB" w14:textId="77777777" w:rsidR="00C54D2F" w:rsidRDefault="00C54D2F" w:rsidP="00D52E28"/>
    <w:p w14:paraId="0B84B196" w14:textId="77777777" w:rsidR="00C54D2F" w:rsidRDefault="00C54D2F" w:rsidP="00D52E28"/>
    <w:p w14:paraId="7C9D7D10" w14:textId="77777777" w:rsidR="00C54D2F" w:rsidRDefault="00C54D2F" w:rsidP="00D52E28"/>
    <w:p w14:paraId="40D3CA25" w14:textId="77777777" w:rsidR="00C54D2F" w:rsidRDefault="00C54D2F" w:rsidP="00D52E28"/>
    <w:p w14:paraId="17FEC6AF" w14:textId="77777777" w:rsidR="00C54D2F" w:rsidRDefault="00C54D2F" w:rsidP="00D52E28"/>
    <w:p w14:paraId="2418E7DD" w14:textId="77777777" w:rsidR="00C54D2F" w:rsidRDefault="00C54D2F" w:rsidP="00D52E28"/>
    <w:p w14:paraId="6A83DD47" w14:textId="77777777" w:rsidR="00C54D2F" w:rsidRDefault="00C54D2F" w:rsidP="00D52E28"/>
    <w:p w14:paraId="5FCCDE62" w14:textId="77777777" w:rsidR="00C54D2F" w:rsidRDefault="00C54D2F" w:rsidP="00D52E28"/>
    <w:p w14:paraId="517C3D87" w14:textId="77777777" w:rsidR="00C54D2F" w:rsidRDefault="00C54D2F" w:rsidP="00D52E28"/>
    <w:p w14:paraId="26513B69" w14:textId="77777777" w:rsidR="00C54D2F" w:rsidRDefault="00C54D2F" w:rsidP="00D52E28"/>
    <w:p w14:paraId="1560FD0B" w14:textId="77777777" w:rsidR="00C54D2F" w:rsidRDefault="00C54D2F" w:rsidP="00D52E28"/>
    <w:p w14:paraId="44D856ED" w14:textId="77777777" w:rsidR="00C54D2F" w:rsidRDefault="00C54D2F" w:rsidP="00D52E28"/>
    <w:p w14:paraId="3A8BAA53" w14:textId="77777777" w:rsidR="00C54D2F" w:rsidRDefault="00C54D2F" w:rsidP="00D52E28"/>
    <w:p w14:paraId="1B11FF08" w14:textId="77777777" w:rsidR="00C54D2F" w:rsidRDefault="00C54D2F" w:rsidP="00D52E28"/>
    <w:p w14:paraId="1C719752" w14:textId="77777777" w:rsidR="00C54D2F" w:rsidRDefault="00C54D2F" w:rsidP="00D52E28"/>
    <w:p w14:paraId="4CC6EE38" w14:textId="77777777" w:rsidR="00C54D2F" w:rsidRDefault="00C54D2F" w:rsidP="00D52E28"/>
    <w:p w14:paraId="06ADB47C" w14:textId="77777777" w:rsidR="00C54D2F" w:rsidRDefault="00C54D2F" w:rsidP="00D52E28"/>
    <w:p w14:paraId="50F1C03A" w14:textId="77777777" w:rsidR="00C54D2F" w:rsidRDefault="00C54D2F" w:rsidP="00D52E28"/>
    <w:p w14:paraId="65686056" w14:textId="77777777" w:rsidR="00C54D2F" w:rsidRDefault="00C54D2F" w:rsidP="00D52E28"/>
    <w:p w14:paraId="7044B954" w14:textId="77777777" w:rsidR="00C54D2F" w:rsidRDefault="00C54D2F" w:rsidP="00D52E28"/>
    <w:p w14:paraId="1786AF8C" w14:textId="77777777" w:rsidR="00C54D2F" w:rsidRDefault="00C54D2F" w:rsidP="00D52E28"/>
    <w:p w14:paraId="25095438" w14:textId="77777777" w:rsidR="00C54D2F" w:rsidRDefault="00C54D2F" w:rsidP="00D52E28"/>
    <w:p w14:paraId="71F0B152" w14:textId="77777777" w:rsidR="00C54D2F" w:rsidRDefault="00C54D2F" w:rsidP="00D52E28"/>
    <w:p w14:paraId="39CF93D8" w14:textId="77777777" w:rsidR="00C54D2F" w:rsidRDefault="00C54D2F" w:rsidP="00D52E28"/>
    <w:p w14:paraId="6B67A573" w14:textId="77777777" w:rsidR="00C54D2F" w:rsidRDefault="00C54D2F" w:rsidP="00D52E28"/>
    <w:p w14:paraId="024320C5" w14:textId="77777777" w:rsidR="00C54D2F" w:rsidRDefault="00C54D2F" w:rsidP="00D52E28"/>
    <w:p w14:paraId="644CDFEF" w14:textId="77777777" w:rsidR="00C54D2F" w:rsidRDefault="00C54D2F" w:rsidP="00D52E28"/>
    <w:p w14:paraId="7437C0C5" w14:textId="77777777" w:rsidR="00C54D2F" w:rsidRDefault="00C54D2F" w:rsidP="00D52E28"/>
    <w:p w14:paraId="19EB3A75" w14:textId="77777777" w:rsidR="00C54D2F" w:rsidRDefault="00C54D2F" w:rsidP="00D52E28"/>
    <w:p w14:paraId="702E5BC4" w14:textId="77777777" w:rsidR="00C54D2F" w:rsidRDefault="00C54D2F" w:rsidP="00D52E28"/>
    <w:p w14:paraId="3D83500F" w14:textId="77777777" w:rsidR="00C54D2F" w:rsidRDefault="00C54D2F" w:rsidP="00D52E28"/>
    <w:p w14:paraId="71A331FA" w14:textId="77777777" w:rsidR="00C54D2F" w:rsidRDefault="00C54D2F" w:rsidP="00D52E28"/>
    <w:p w14:paraId="1CC13E8E" w14:textId="77777777" w:rsidR="00C54D2F" w:rsidRDefault="00C54D2F" w:rsidP="002B1F55"/>
    <w:p w14:paraId="3C899571" w14:textId="77777777" w:rsidR="00C54D2F" w:rsidRDefault="00C54D2F" w:rsidP="002B1F55"/>
    <w:p w14:paraId="0536F150" w14:textId="77777777" w:rsidR="00C54D2F" w:rsidRDefault="00C54D2F" w:rsidP="00334371"/>
    <w:p w14:paraId="27D434B3" w14:textId="77777777" w:rsidR="00C54D2F" w:rsidRDefault="00C54D2F" w:rsidP="00E652FC"/>
    <w:p w14:paraId="12F67811" w14:textId="77777777" w:rsidR="00C54D2F" w:rsidRDefault="00C54D2F" w:rsidP="00E652FC"/>
    <w:p w14:paraId="1468F121" w14:textId="77777777" w:rsidR="00C54D2F" w:rsidRDefault="00C54D2F" w:rsidP="00E652FC"/>
    <w:p w14:paraId="18F7475F" w14:textId="77777777" w:rsidR="00C54D2F" w:rsidRDefault="00C54D2F" w:rsidP="008C49A6"/>
    <w:p w14:paraId="6179CCD2" w14:textId="77777777" w:rsidR="00C54D2F" w:rsidRDefault="00C54D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F15D1" w14:textId="77777777" w:rsidR="00D52E28" w:rsidRDefault="00D52E28">
    <w:pPr>
      <w:pStyle w:val="af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29B8F" w14:textId="77777777" w:rsidR="00D52E28" w:rsidRDefault="00D52E28">
    <w:pPr>
      <w:pStyle w:val="af3"/>
      <w:pBdr>
        <w:bottom w:val="none" w:sz="0" w:space="0" w:color="auto"/>
      </w:pBdr>
      <w:ind w:firstLine="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D7C1E" w14:textId="77777777" w:rsidR="00D52E28" w:rsidRDefault="00D52E28">
    <w:pPr>
      <w:pStyle w:val="af3"/>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EC409" w14:textId="77777777" w:rsidR="00182D65" w:rsidRDefault="00182D65" w:rsidP="00182D65">
    <w:pPr>
      <w:pStyle w:val="af3"/>
      <w:pBdr>
        <w:bottom w:val="double" w:sz="4" w:space="0" w:color="2E74B5" w:themeColor="accent1" w:themeShade="BF"/>
      </w:pBdr>
      <w:tabs>
        <w:tab w:val="clear" w:pos="4153"/>
        <w:tab w:val="left" w:pos="375"/>
        <w:tab w:val="left" w:pos="810"/>
        <w:tab w:val="center" w:pos="4156"/>
      </w:tabs>
      <w:spacing w:line="240" w:lineRule="auto"/>
      <w:ind w:firstLine="785"/>
      <w:jc w:val="left"/>
      <w:rPr>
        <w:rFonts w:ascii="华文楷体" w:eastAsia="华文楷体" w:hAnsi="华文楷体"/>
        <w:b/>
        <w:color w:val="C00000"/>
        <w:sz w:val="32"/>
        <w:szCs w:val="32"/>
      </w:rPr>
    </w:pPr>
    <w:r>
      <w:rPr>
        <w:rFonts w:ascii="华文楷体" w:eastAsia="华文楷体" w:hAnsi="华文楷体"/>
        <w:b/>
        <w:color w:val="C00000"/>
        <w:spacing w:val="36"/>
        <w:kern w:val="0"/>
        <w:sz w:val="32"/>
        <w:szCs w:val="32"/>
      </w:rPr>
      <w:tab/>
    </w:r>
    <w:r>
      <w:rPr>
        <w:rFonts w:ascii="华文楷体" w:eastAsia="华文楷体" w:hAnsi="华文楷体"/>
        <w:b/>
        <w:color w:val="C00000"/>
        <w:spacing w:val="36"/>
        <w:kern w:val="0"/>
        <w:sz w:val="32"/>
        <w:szCs w:val="32"/>
      </w:rPr>
      <w:tab/>
    </w:r>
    <w:r w:rsidRPr="00182D65">
      <w:rPr>
        <w:rFonts w:ascii="华文楷体" w:eastAsia="华文楷体" w:hAnsi="华文楷体" w:hint="eastAsia"/>
        <w:b/>
        <w:color w:val="C00000"/>
        <w:spacing w:val="49"/>
        <w:kern w:val="0"/>
        <w:sz w:val="32"/>
        <w:szCs w:val="32"/>
        <w:fitText w:val="6400" w:id="-980595712"/>
      </w:rPr>
      <w:t xml:space="preserve">华 中 科 技 大 学 毕 业 设 </w:t>
    </w:r>
    <w:r w:rsidRPr="00182D65">
      <w:rPr>
        <w:rFonts w:ascii="华文楷体" w:eastAsia="华文楷体" w:hAnsi="华文楷体" w:hint="eastAsia"/>
        <w:b/>
        <w:color w:val="C00000"/>
        <w:spacing w:val="-4"/>
        <w:kern w:val="0"/>
        <w:sz w:val="32"/>
        <w:szCs w:val="32"/>
        <w:fitText w:val="6400" w:id="-980595712"/>
      </w:rPr>
      <w:t>计</w:t>
    </w:r>
  </w:p>
  <w:p w14:paraId="54836396" w14:textId="77777777" w:rsidR="00182D65" w:rsidRDefault="00182D65" w:rsidP="00182D65">
    <w:pPr>
      <w:pStyle w:val="af3"/>
      <w:pBdr>
        <w:bottom w:val="none" w:sz="0" w:space="0" w:color="auto"/>
      </w:pBdr>
      <w:tabs>
        <w:tab w:val="clear" w:pos="4153"/>
        <w:tab w:val="clear" w:pos="8306"/>
        <w:tab w:val="left" w:pos="1923"/>
      </w:tabs>
      <w:ind w:firstLine="0"/>
      <w:jc w:val="both"/>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a"/>
      <w:lvlText w:val=""/>
      <w:lvlJc w:val="left"/>
      <w:pPr>
        <w:tabs>
          <w:tab w:val="left" w:pos="902"/>
        </w:tabs>
        <w:ind w:left="902" w:hanging="420"/>
      </w:pPr>
      <w:rPr>
        <w:rFonts w:ascii="Wingdings" w:hAnsi="Wingdings" w:hint="default"/>
      </w:rPr>
    </w:lvl>
  </w:abstractNum>
  <w:abstractNum w:abstractNumId="1" w15:restartNumberingAfterBreak="0">
    <w:nsid w:val="017216BC"/>
    <w:multiLevelType w:val="multilevel"/>
    <w:tmpl w:val="CF20950C"/>
    <w:lvl w:ilvl="0">
      <w:start w:val="1"/>
      <w:numFmt w:val="decimal"/>
      <w:suff w:val="nothing"/>
      <w:lvlText w:val="（%1）"/>
      <w:lvlJc w:val="left"/>
      <w:pPr>
        <w:ind w:left="0" w:firstLine="480"/>
      </w:pPr>
      <w:rPr>
        <w:rFonts w:hint="eastAsia"/>
        <w:lang w:val="en-US"/>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02D72C6D"/>
    <w:multiLevelType w:val="multilevel"/>
    <w:tmpl w:val="02D72C6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FD858C3"/>
    <w:multiLevelType w:val="hybridMultilevel"/>
    <w:tmpl w:val="DD8CD598"/>
    <w:lvl w:ilvl="0" w:tplc="674899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20D07C2"/>
    <w:multiLevelType w:val="hybridMultilevel"/>
    <w:tmpl w:val="EE26A87E"/>
    <w:lvl w:ilvl="0" w:tplc="304410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F3C19"/>
    <w:multiLevelType w:val="multilevel"/>
    <w:tmpl w:val="4F0F3C19"/>
    <w:lvl w:ilvl="0">
      <w:start w:val="1"/>
      <w:numFmt w:val="decimal"/>
      <w:lvlText w:val="[%1]"/>
      <w:lvlJc w:val="left"/>
      <w:pPr>
        <w:tabs>
          <w:tab w:val="left" w:pos="900"/>
        </w:tabs>
        <w:ind w:left="90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F2E5783"/>
    <w:multiLevelType w:val="multilevel"/>
    <w:tmpl w:val="4F2E5783"/>
    <w:lvl w:ilvl="0">
      <w:start w:val="1"/>
      <w:numFmt w:val="decimal"/>
      <w:lvlText w:val="%1"/>
      <w:lvlJc w:val="left"/>
      <w:pPr>
        <w:ind w:left="480" w:hanging="360"/>
      </w:pPr>
      <w:rPr>
        <w:rFonts w:hint="default"/>
      </w:rPr>
    </w:lvl>
    <w:lvl w:ilvl="1">
      <w:start w:val="1"/>
      <w:numFmt w:val="lowerLetter"/>
      <w:lvlText w:val="%2)"/>
      <w:lvlJc w:val="left"/>
      <w:pPr>
        <w:ind w:left="960" w:hanging="420"/>
      </w:pPr>
    </w:lvl>
    <w:lvl w:ilvl="2">
      <w:start w:val="1"/>
      <w:numFmt w:val="lowerRoman"/>
      <w:lvlText w:val="%3."/>
      <w:lvlJc w:val="right"/>
      <w:pPr>
        <w:ind w:left="1380" w:hanging="420"/>
      </w:pPr>
    </w:lvl>
    <w:lvl w:ilvl="3">
      <w:start w:val="1"/>
      <w:numFmt w:val="decimal"/>
      <w:lvlText w:val="%4."/>
      <w:lvlJc w:val="left"/>
      <w:pPr>
        <w:ind w:left="1800" w:hanging="420"/>
      </w:pPr>
    </w:lvl>
    <w:lvl w:ilvl="4">
      <w:start w:val="1"/>
      <w:numFmt w:val="lowerLetter"/>
      <w:lvlText w:val="%5)"/>
      <w:lvlJc w:val="left"/>
      <w:pPr>
        <w:ind w:left="2220" w:hanging="420"/>
      </w:pPr>
    </w:lvl>
    <w:lvl w:ilvl="5">
      <w:start w:val="1"/>
      <w:numFmt w:val="lowerRoman"/>
      <w:lvlText w:val="%6."/>
      <w:lvlJc w:val="right"/>
      <w:pPr>
        <w:ind w:left="2640" w:hanging="420"/>
      </w:pPr>
    </w:lvl>
    <w:lvl w:ilvl="6">
      <w:start w:val="1"/>
      <w:numFmt w:val="decimal"/>
      <w:lvlText w:val="%7."/>
      <w:lvlJc w:val="left"/>
      <w:pPr>
        <w:ind w:left="3060" w:hanging="420"/>
      </w:pPr>
    </w:lvl>
    <w:lvl w:ilvl="7">
      <w:start w:val="1"/>
      <w:numFmt w:val="lowerLetter"/>
      <w:lvlText w:val="%8)"/>
      <w:lvlJc w:val="left"/>
      <w:pPr>
        <w:ind w:left="3480" w:hanging="420"/>
      </w:pPr>
    </w:lvl>
    <w:lvl w:ilvl="8">
      <w:start w:val="1"/>
      <w:numFmt w:val="lowerRoman"/>
      <w:lvlText w:val="%9."/>
      <w:lvlJc w:val="right"/>
      <w:pPr>
        <w:ind w:left="3900" w:hanging="420"/>
      </w:pPr>
    </w:lvl>
  </w:abstractNum>
  <w:abstractNum w:abstractNumId="7" w15:restartNumberingAfterBreak="0">
    <w:nsid w:val="50AF1A73"/>
    <w:multiLevelType w:val="multilevel"/>
    <w:tmpl w:val="79843FB2"/>
    <w:lvl w:ilvl="0">
      <w:start w:val="1"/>
      <w:numFmt w:val="decimal"/>
      <w:pStyle w:val="a0"/>
      <w:suff w:val="nothing"/>
      <w:lvlText w:val="（%1）"/>
      <w:lvlJc w:val="left"/>
      <w:pPr>
        <w:ind w:left="0" w:firstLine="480"/>
      </w:pPr>
      <w:rPr>
        <w:rFonts w:hint="eastAsia"/>
        <w:lang w:val="en-US"/>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8" w15:restartNumberingAfterBreak="0">
    <w:nsid w:val="77E84983"/>
    <w:multiLevelType w:val="multilevel"/>
    <w:tmpl w:val="CE04290E"/>
    <w:lvl w:ilvl="0">
      <w:start w:val="1"/>
      <w:numFmt w:val="decimal"/>
      <w:pStyle w:val="1"/>
      <w:lvlText w:val="%1"/>
      <w:lvlJc w:val="left"/>
      <w:pPr>
        <w:ind w:left="432" w:hanging="432"/>
      </w:pPr>
      <w:rPr>
        <w:rFonts w:hint="default"/>
        <w:b w:val="0"/>
      </w:rPr>
    </w:lvl>
    <w:lvl w:ilvl="1">
      <w:start w:val="1"/>
      <w:numFmt w:val="decimal"/>
      <w:pStyle w:val="2"/>
      <w:lvlText w:val="%1.%2"/>
      <w:lvlJc w:val="left"/>
      <w:pPr>
        <w:ind w:left="717" w:hanging="576"/>
      </w:pPr>
      <w:rPr>
        <w:rFonts w:hint="default"/>
      </w:rPr>
    </w:lvl>
    <w:lvl w:ilvl="2">
      <w:start w:val="1"/>
      <w:numFmt w:val="decimal"/>
      <w:pStyle w:val="3"/>
      <w:lvlText w:val="%1.%2.%3"/>
      <w:lvlJc w:val="left"/>
      <w:pPr>
        <w:ind w:left="8233" w:hanging="720"/>
      </w:pPr>
      <w:rPr>
        <w:rFonts w:ascii="Times New Roman" w:hAnsi="Times New Roman" w:cs="Times New Roman"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num w:numId="1">
    <w:abstractNumId w:val="8"/>
  </w:num>
  <w:num w:numId="2">
    <w:abstractNumId w:val="0"/>
  </w:num>
  <w:num w:numId="3">
    <w:abstractNumId w:val="5"/>
  </w:num>
  <w:num w:numId="4">
    <w:abstractNumId w:val="6"/>
  </w:num>
  <w:num w:numId="5">
    <w:abstractNumId w:val="2"/>
  </w:num>
  <w:num w:numId="6">
    <w:abstractNumId w:val="1"/>
  </w:num>
  <w:num w:numId="7">
    <w:abstractNumId w:val="3"/>
  </w:num>
  <w:num w:numId="8">
    <w:abstractNumId w:val="4"/>
  </w:num>
  <w:num w:numId="9">
    <w:abstractNumId w:val="7"/>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5"/>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刘 yu">
    <w15:presenceInfo w15:providerId="Windows Live" w15:userId="4f4f4b8266e9f5bb"/>
  </w15:person>
  <w15:person w15:author="子淇 柳">
    <w15:presenceInfo w15:providerId="Windows Live" w15:userId="fd91ef3577080a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trackRevision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A2Njk4ODAyYjVlNzIxYjMzMTJlNWYzOTJiYjQzNDAifQ=="/>
  </w:docVars>
  <w:rsids>
    <w:rsidRoot w:val="00C55B82"/>
    <w:rsid w:val="0000028A"/>
    <w:rsid w:val="000006A9"/>
    <w:rsid w:val="000008F4"/>
    <w:rsid w:val="00000F5D"/>
    <w:rsid w:val="00001593"/>
    <w:rsid w:val="00001B66"/>
    <w:rsid w:val="0000274D"/>
    <w:rsid w:val="00002861"/>
    <w:rsid w:val="00002D46"/>
    <w:rsid w:val="0000300A"/>
    <w:rsid w:val="00003206"/>
    <w:rsid w:val="0000322F"/>
    <w:rsid w:val="000032A9"/>
    <w:rsid w:val="000033A4"/>
    <w:rsid w:val="000037D4"/>
    <w:rsid w:val="00003A97"/>
    <w:rsid w:val="00003D98"/>
    <w:rsid w:val="000041BD"/>
    <w:rsid w:val="0000495C"/>
    <w:rsid w:val="00005429"/>
    <w:rsid w:val="00005737"/>
    <w:rsid w:val="000057AF"/>
    <w:rsid w:val="00005A7A"/>
    <w:rsid w:val="00005E75"/>
    <w:rsid w:val="00005EE4"/>
    <w:rsid w:val="0000623D"/>
    <w:rsid w:val="000062E7"/>
    <w:rsid w:val="000069E1"/>
    <w:rsid w:val="00006A98"/>
    <w:rsid w:val="00007374"/>
    <w:rsid w:val="0000792C"/>
    <w:rsid w:val="000106ED"/>
    <w:rsid w:val="000106FF"/>
    <w:rsid w:val="00011643"/>
    <w:rsid w:val="000117D2"/>
    <w:rsid w:val="00011C6D"/>
    <w:rsid w:val="00011EE6"/>
    <w:rsid w:val="00011FEA"/>
    <w:rsid w:val="00012336"/>
    <w:rsid w:val="00012496"/>
    <w:rsid w:val="000124A4"/>
    <w:rsid w:val="00012510"/>
    <w:rsid w:val="00012700"/>
    <w:rsid w:val="0001289A"/>
    <w:rsid w:val="00012AF1"/>
    <w:rsid w:val="00012B98"/>
    <w:rsid w:val="00012D1C"/>
    <w:rsid w:val="00012D65"/>
    <w:rsid w:val="00012DB2"/>
    <w:rsid w:val="00013345"/>
    <w:rsid w:val="0001335D"/>
    <w:rsid w:val="00013375"/>
    <w:rsid w:val="0001342E"/>
    <w:rsid w:val="00013523"/>
    <w:rsid w:val="00013DAD"/>
    <w:rsid w:val="0001447B"/>
    <w:rsid w:val="00014877"/>
    <w:rsid w:val="00014C5F"/>
    <w:rsid w:val="0001510A"/>
    <w:rsid w:val="00015718"/>
    <w:rsid w:val="00015984"/>
    <w:rsid w:val="00016106"/>
    <w:rsid w:val="000164D4"/>
    <w:rsid w:val="00016AB5"/>
    <w:rsid w:val="00016C1E"/>
    <w:rsid w:val="00016CF1"/>
    <w:rsid w:val="00016D32"/>
    <w:rsid w:val="000172AD"/>
    <w:rsid w:val="00017488"/>
    <w:rsid w:val="00017A79"/>
    <w:rsid w:val="00020AB9"/>
    <w:rsid w:val="00020B22"/>
    <w:rsid w:val="00020EE0"/>
    <w:rsid w:val="00020F15"/>
    <w:rsid w:val="0002111C"/>
    <w:rsid w:val="00021702"/>
    <w:rsid w:val="00021A79"/>
    <w:rsid w:val="00021D12"/>
    <w:rsid w:val="00022269"/>
    <w:rsid w:val="000229B5"/>
    <w:rsid w:val="00022FC6"/>
    <w:rsid w:val="000230C3"/>
    <w:rsid w:val="00023B6D"/>
    <w:rsid w:val="00024104"/>
    <w:rsid w:val="00024299"/>
    <w:rsid w:val="00024727"/>
    <w:rsid w:val="00024763"/>
    <w:rsid w:val="00024835"/>
    <w:rsid w:val="00024FB3"/>
    <w:rsid w:val="00024FB8"/>
    <w:rsid w:val="000252FD"/>
    <w:rsid w:val="00026049"/>
    <w:rsid w:val="00026635"/>
    <w:rsid w:val="000269D4"/>
    <w:rsid w:val="00026B40"/>
    <w:rsid w:val="00026ECE"/>
    <w:rsid w:val="00026F6A"/>
    <w:rsid w:val="00027143"/>
    <w:rsid w:val="00027482"/>
    <w:rsid w:val="00027571"/>
    <w:rsid w:val="0002777F"/>
    <w:rsid w:val="00027853"/>
    <w:rsid w:val="00027B2C"/>
    <w:rsid w:val="00027F64"/>
    <w:rsid w:val="00027F90"/>
    <w:rsid w:val="000301E4"/>
    <w:rsid w:val="0003094E"/>
    <w:rsid w:val="000309E9"/>
    <w:rsid w:val="00031086"/>
    <w:rsid w:val="0003108C"/>
    <w:rsid w:val="00031DE8"/>
    <w:rsid w:val="000324D2"/>
    <w:rsid w:val="0003284F"/>
    <w:rsid w:val="0003299F"/>
    <w:rsid w:val="00032FE5"/>
    <w:rsid w:val="0003326B"/>
    <w:rsid w:val="0003347A"/>
    <w:rsid w:val="000335CF"/>
    <w:rsid w:val="00033646"/>
    <w:rsid w:val="000336D9"/>
    <w:rsid w:val="000344FD"/>
    <w:rsid w:val="00034E70"/>
    <w:rsid w:val="000351A2"/>
    <w:rsid w:val="000351AF"/>
    <w:rsid w:val="00035274"/>
    <w:rsid w:val="00035993"/>
    <w:rsid w:val="000360F2"/>
    <w:rsid w:val="00036148"/>
    <w:rsid w:val="0003640D"/>
    <w:rsid w:val="0003665B"/>
    <w:rsid w:val="00036C46"/>
    <w:rsid w:val="00036D99"/>
    <w:rsid w:val="00037F0F"/>
    <w:rsid w:val="00040595"/>
    <w:rsid w:val="0004064B"/>
    <w:rsid w:val="0004073C"/>
    <w:rsid w:val="0004169B"/>
    <w:rsid w:val="00041A48"/>
    <w:rsid w:val="00042721"/>
    <w:rsid w:val="0004275F"/>
    <w:rsid w:val="000429B8"/>
    <w:rsid w:val="000433CD"/>
    <w:rsid w:val="00043DFB"/>
    <w:rsid w:val="00044309"/>
    <w:rsid w:val="00044C3A"/>
    <w:rsid w:val="00044D5C"/>
    <w:rsid w:val="000450B9"/>
    <w:rsid w:val="0004552A"/>
    <w:rsid w:val="00045B96"/>
    <w:rsid w:val="000460F7"/>
    <w:rsid w:val="0004622D"/>
    <w:rsid w:val="000463DA"/>
    <w:rsid w:val="00046FEB"/>
    <w:rsid w:val="00047D27"/>
    <w:rsid w:val="00050165"/>
    <w:rsid w:val="000501C0"/>
    <w:rsid w:val="000502E8"/>
    <w:rsid w:val="00050480"/>
    <w:rsid w:val="0005080C"/>
    <w:rsid w:val="00050B38"/>
    <w:rsid w:val="00050D98"/>
    <w:rsid w:val="00050ED0"/>
    <w:rsid w:val="000510A4"/>
    <w:rsid w:val="00051BAC"/>
    <w:rsid w:val="0005209E"/>
    <w:rsid w:val="00052696"/>
    <w:rsid w:val="000527EF"/>
    <w:rsid w:val="0005306B"/>
    <w:rsid w:val="0005335D"/>
    <w:rsid w:val="00053696"/>
    <w:rsid w:val="00053B11"/>
    <w:rsid w:val="00053D37"/>
    <w:rsid w:val="0005430D"/>
    <w:rsid w:val="00054676"/>
    <w:rsid w:val="00054921"/>
    <w:rsid w:val="00054FC6"/>
    <w:rsid w:val="000556AA"/>
    <w:rsid w:val="000556FB"/>
    <w:rsid w:val="00055AB1"/>
    <w:rsid w:val="00055F1A"/>
    <w:rsid w:val="0005626F"/>
    <w:rsid w:val="0005643E"/>
    <w:rsid w:val="00056644"/>
    <w:rsid w:val="00056884"/>
    <w:rsid w:val="00056A47"/>
    <w:rsid w:val="00056C77"/>
    <w:rsid w:val="00056D5C"/>
    <w:rsid w:val="00056E91"/>
    <w:rsid w:val="0005709D"/>
    <w:rsid w:val="00057CFE"/>
    <w:rsid w:val="00057E94"/>
    <w:rsid w:val="00057ED3"/>
    <w:rsid w:val="00060982"/>
    <w:rsid w:val="0006139C"/>
    <w:rsid w:val="00061A7B"/>
    <w:rsid w:val="00062839"/>
    <w:rsid w:val="00063571"/>
    <w:rsid w:val="000636AF"/>
    <w:rsid w:val="00063741"/>
    <w:rsid w:val="00063C43"/>
    <w:rsid w:val="0006429D"/>
    <w:rsid w:val="000642AA"/>
    <w:rsid w:val="00064CCF"/>
    <w:rsid w:val="00064FF2"/>
    <w:rsid w:val="0006567F"/>
    <w:rsid w:val="0006604D"/>
    <w:rsid w:val="0006697F"/>
    <w:rsid w:val="00067234"/>
    <w:rsid w:val="0006771B"/>
    <w:rsid w:val="000677F8"/>
    <w:rsid w:val="00067832"/>
    <w:rsid w:val="00067DD3"/>
    <w:rsid w:val="00070083"/>
    <w:rsid w:val="0007018B"/>
    <w:rsid w:val="000704FD"/>
    <w:rsid w:val="00070956"/>
    <w:rsid w:val="00070E77"/>
    <w:rsid w:val="000713D8"/>
    <w:rsid w:val="00072376"/>
    <w:rsid w:val="0007252F"/>
    <w:rsid w:val="00072641"/>
    <w:rsid w:val="00072A14"/>
    <w:rsid w:val="000736B4"/>
    <w:rsid w:val="00073861"/>
    <w:rsid w:val="00074183"/>
    <w:rsid w:val="000744DB"/>
    <w:rsid w:val="000745E6"/>
    <w:rsid w:val="00074E7D"/>
    <w:rsid w:val="000752D9"/>
    <w:rsid w:val="000753CC"/>
    <w:rsid w:val="00075651"/>
    <w:rsid w:val="0007625A"/>
    <w:rsid w:val="000764E8"/>
    <w:rsid w:val="00076768"/>
    <w:rsid w:val="0007676B"/>
    <w:rsid w:val="000769BE"/>
    <w:rsid w:val="00076A5B"/>
    <w:rsid w:val="000772CF"/>
    <w:rsid w:val="00077356"/>
    <w:rsid w:val="00077A65"/>
    <w:rsid w:val="00077AE4"/>
    <w:rsid w:val="00077E82"/>
    <w:rsid w:val="00080B8D"/>
    <w:rsid w:val="00080D27"/>
    <w:rsid w:val="000814C6"/>
    <w:rsid w:val="0008154F"/>
    <w:rsid w:val="00082034"/>
    <w:rsid w:val="0008219A"/>
    <w:rsid w:val="0008224C"/>
    <w:rsid w:val="000825EB"/>
    <w:rsid w:val="000828EF"/>
    <w:rsid w:val="00082BF4"/>
    <w:rsid w:val="00083430"/>
    <w:rsid w:val="0008372A"/>
    <w:rsid w:val="000837CC"/>
    <w:rsid w:val="00083B88"/>
    <w:rsid w:val="00083C7E"/>
    <w:rsid w:val="000841AE"/>
    <w:rsid w:val="000844EA"/>
    <w:rsid w:val="000848DF"/>
    <w:rsid w:val="000855A2"/>
    <w:rsid w:val="00085737"/>
    <w:rsid w:val="00085BF8"/>
    <w:rsid w:val="000860A3"/>
    <w:rsid w:val="00086250"/>
    <w:rsid w:val="00086A14"/>
    <w:rsid w:val="00086A37"/>
    <w:rsid w:val="00086A6F"/>
    <w:rsid w:val="00086D73"/>
    <w:rsid w:val="000873EA"/>
    <w:rsid w:val="00087A6E"/>
    <w:rsid w:val="00087F19"/>
    <w:rsid w:val="00087F98"/>
    <w:rsid w:val="00090AF9"/>
    <w:rsid w:val="00090F79"/>
    <w:rsid w:val="0009178E"/>
    <w:rsid w:val="00091C06"/>
    <w:rsid w:val="00091E56"/>
    <w:rsid w:val="000922D3"/>
    <w:rsid w:val="0009240C"/>
    <w:rsid w:val="00092B54"/>
    <w:rsid w:val="00092F06"/>
    <w:rsid w:val="00093BA2"/>
    <w:rsid w:val="000941D9"/>
    <w:rsid w:val="00094C76"/>
    <w:rsid w:val="00094DB5"/>
    <w:rsid w:val="00094E64"/>
    <w:rsid w:val="00094F53"/>
    <w:rsid w:val="00095342"/>
    <w:rsid w:val="00095C72"/>
    <w:rsid w:val="0009619B"/>
    <w:rsid w:val="00096234"/>
    <w:rsid w:val="0009676B"/>
    <w:rsid w:val="00096A2C"/>
    <w:rsid w:val="00096D70"/>
    <w:rsid w:val="00097645"/>
    <w:rsid w:val="00097B74"/>
    <w:rsid w:val="00097BD3"/>
    <w:rsid w:val="00097D2D"/>
    <w:rsid w:val="00097F1D"/>
    <w:rsid w:val="000A006C"/>
    <w:rsid w:val="000A045C"/>
    <w:rsid w:val="000A0D19"/>
    <w:rsid w:val="000A11D1"/>
    <w:rsid w:val="000A168E"/>
    <w:rsid w:val="000A175B"/>
    <w:rsid w:val="000A21C2"/>
    <w:rsid w:val="000A252E"/>
    <w:rsid w:val="000A3157"/>
    <w:rsid w:val="000A3A37"/>
    <w:rsid w:val="000A3C42"/>
    <w:rsid w:val="000A40F6"/>
    <w:rsid w:val="000A46EF"/>
    <w:rsid w:val="000A4899"/>
    <w:rsid w:val="000A4E0E"/>
    <w:rsid w:val="000A5C91"/>
    <w:rsid w:val="000A740B"/>
    <w:rsid w:val="000B0186"/>
    <w:rsid w:val="000B0501"/>
    <w:rsid w:val="000B0B46"/>
    <w:rsid w:val="000B0CD0"/>
    <w:rsid w:val="000B0ED9"/>
    <w:rsid w:val="000B0F76"/>
    <w:rsid w:val="000B0FA6"/>
    <w:rsid w:val="000B1310"/>
    <w:rsid w:val="000B1B7A"/>
    <w:rsid w:val="000B1F09"/>
    <w:rsid w:val="000B2E1B"/>
    <w:rsid w:val="000B3CA5"/>
    <w:rsid w:val="000B3E59"/>
    <w:rsid w:val="000B4F67"/>
    <w:rsid w:val="000B5499"/>
    <w:rsid w:val="000B5709"/>
    <w:rsid w:val="000B5B42"/>
    <w:rsid w:val="000B5C39"/>
    <w:rsid w:val="000B5EB3"/>
    <w:rsid w:val="000B63D2"/>
    <w:rsid w:val="000B6819"/>
    <w:rsid w:val="000B688A"/>
    <w:rsid w:val="000B71A5"/>
    <w:rsid w:val="000B71C2"/>
    <w:rsid w:val="000B720B"/>
    <w:rsid w:val="000B79A4"/>
    <w:rsid w:val="000B7C30"/>
    <w:rsid w:val="000C01CB"/>
    <w:rsid w:val="000C0317"/>
    <w:rsid w:val="000C0661"/>
    <w:rsid w:val="000C0AF3"/>
    <w:rsid w:val="000C0F6C"/>
    <w:rsid w:val="000C1252"/>
    <w:rsid w:val="000C1341"/>
    <w:rsid w:val="000C158D"/>
    <w:rsid w:val="000C16C8"/>
    <w:rsid w:val="000C183C"/>
    <w:rsid w:val="000C1FEE"/>
    <w:rsid w:val="000C2DAB"/>
    <w:rsid w:val="000C3002"/>
    <w:rsid w:val="000C32D7"/>
    <w:rsid w:val="000C404B"/>
    <w:rsid w:val="000C4199"/>
    <w:rsid w:val="000C45D0"/>
    <w:rsid w:val="000C497E"/>
    <w:rsid w:val="000C4E69"/>
    <w:rsid w:val="000C579F"/>
    <w:rsid w:val="000C5999"/>
    <w:rsid w:val="000C5BBA"/>
    <w:rsid w:val="000C5C2F"/>
    <w:rsid w:val="000C5F05"/>
    <w:rsid w:val="000C629D"/>
    <w:rsid w:val="000C62FE"/>
    <w:rsid w:val="000C6C84"/>
    <w:rsid w:val="000C6D12"/>
    <w:rsid w:val="000C7195"/>
    <w:rsid w:val="000C79D4"/>
    <w:rsid w:val="000C7B18"/>
    <w:rsid w:val="000D0234"/>
    <w:rsid w:val="000D0273"/>
    <w:rsid w:val="000D06A3"/>
    <w:rsid w:val="000D09B6"/>
    <w:rsid w:val="000D0E2E"/>
    <w:rsid w:val="000D0F93"/>
    <w:rsid w:val="000D1209"/>
    <w:rsid w:val="000D1653"/>
    <w:rsid w:val="000D16DE"/>
    <w:rsid w:val="000D1C90"/>
    <w:rsid w:val="000D20BC"/>
    <w:rsid w:val="000D23BA"/>
    <w:rsid w:val="000D2BAE"/>
    <w:rsid w:val="000D390B"/>
    <w:rsid w:val="000D394F"/>
    <w:rsid w:val="000D3ECF"/>
    <w:rsid w:val="000D41A6"/>
    <w:rsid w:val="000D424D"/>
    <w:rsid w:val="000D435B"/>
    <w:rsid w:val="000D4863"/>
    <w:rsid w:val="000D4AEC"/>
    <w:rsid w:val="000D5539"/>
    <w:rsid w:val="000D5B2F"/>
    <w:rsid w:val="000D6784"/>
    <w:rsid w:val="000D6DEB"/>
    <w:rsid w:val="000E00E1"/>
    <w:rsid w:val="000E0575"/>
    <w:rsid w:val="000E0904"/>
    <w:rsid w:val="000E2145"/>
    <w:rsid w:val="000E21B6"/>
    <w:rsid w:val="000E220B"/>
    <w:rsid w:val="000E2DB3"/>
    <w:rsid w:val="000E307A"/>
    <w:rsid w:val="000E37B3"/>
    <w:rsid w:val="000E3B53"/>
    <w:rsid w:val="000E3DB5"/>
    <w:rsid w:val="000E44AC"/>
    <w:rsid w:val="000E4503"/>
    <w:rsid w:val="000E47DC"/>
    <w:rsid w:val="000E4D8A"/>
    <w:rsid w:val="000E5874"/>
    <w:rsid w:val="000E61A9"/>
    <w:rsid w:val="000E72B6"/>
    <w:rsid w:val="000E76F2"/>
    <w:rsid w:val="000E78D7"/>
    <w:rsid w:val="000E7F97"/>
    <w:rsid w:val="000F011C"/>
    <w:rsid w:val="000F0567"/>
    <w:rsid w:val="000F068B"/>
    <w:rsid w:val="000F07BE"/>
    <w:rsid w:val="000F0A7F"/>
    <w:rsid w:val="000F0EEF"/>
    <w:rsid w:val="000F11DE"/>
    <w:rsid w:val="000F11ED"/>
    <w:rsid w:val="000F156A"/>
    <w:rsid w:val="000F1756"/>
    <w:rsid w:val="000F187D"/>
    <w:rsid w:val="000F1E57"/>
    <w:rsid w:val="000F2803"/>
    <w:rsid w:val="000F2BF4"/>
    <w:rsid w:val="000F2C2F"/>
    <w:rsid w:val="000F2DFA"/>
    <w:rsid w:val="000F2FD8"/>
    <w:rsid w:val="000F3111"/>
    <w:rsid w:val="000F3213"/>
    <w:rsid w:val="000F3274"/>
    <w:rsid w:val="000F3373"/>
    <w:rsid w:val="000F34B9"/>
    <w:rsid w:val="000F35A9"/>
    <w:rsid w:val="000F3608"/>
    <w:rsid w:val="000F43D2"/>
    <w:rsid w:val="000F4B7D"/>
    <w:rsid w:val="000F5438"/>
    <w:rsid w:val="000F56E3"/>
    <w:rsid w:val="000F5D73"/>
    <w:rsid w:val="000F6634"/>
    <w:rsid w:val="000F6990"/>
    <w:rsid w:val="000F6A19"/>
    <w:rsid w:val="000F6A4E"/>
    <w:rsid w:val="000F6BCA"/>
    <w:rsid w:val="000F70A5"/>
    <w:rsid w:val="000F7306"/>
    <w:rsid w:val="000F7B35"/>
    <w:rsid w:val="000F7B9C"/>
    <w:rsid w:val="000F7E19"/>
    <w:rsid w:val="0010016B"/>
    <w:rsid w:val="001009C9"/>
    <w:rsid w:val="00100A22"/>
    <w:rsid w:val="00100B7C"/>
    <w:rsid w:val="00100DEF"/>
    <w:rsid w:val="001015DE"/>
    <w:rsid w:val="0010187A"/>
    <w:rsid w:val="00101D34"/>
    <w:rsid w:val="001020A1"/>
    <w:rsid w:val="001027A9"/>
    <w:rsid w:val="001027F8"/>
    <w:rsid w:val="001033BB"/>
    <w:rsid w:val="001033EC"/>
    <w:rsid w:val="00103701"/>
    <w:rsid w:val="00103EB6"/>
    <w:rsid w:val="0010473C"/>
    <w:rsid w:val="00104ABD"/>
    <w:rsid w:val="00104B8A"/>
    <w:rsid w:val="00105637"/>
    <w:rsid w:val="00105E48"/>
    <w:rsid w:val="001065C7"/>
    <w:rsid w:val="00106AF0"/>
    <w:rsid w:val="00106D42"/>
    <w:rsid w:val="00107464"/>
    <w:rsid w:val="001076B4"/>
    <w:rsid w:val="001077C1"/>
    <w:rsid w:val="00107C20"/>
    <w:rsid w:val="00107C4A"/>
    <w:rsid w:val="00107F1C"/>
    <w:rsid w:val="00107F78"/>
    <w:rsid w:val="00110A5D"/>
    <w:rsid w:val="00111480"/>
    <w:rsid w:val="00111952"/>
    <w:rsid w:val="00111CAA"/>
    <w:rsid w:val="00111E52"/>
    <w:rsid w:val="0011251E"/>
    <w:rsid w:val="00112D57"/>
    <w:rsid w:val="00112F77"/>
    <w:rsid w:val="001135D3"/>
    <w:rsid w:val="001135F6"/>
    <w:rsid w:val="00113A71"/>
    <w:rsid w:val="0011401C"/>
    <w:rsid w:val="001140C4"/>
    <w:rsid w:val="00114141"/>
    <w:rsid w:val="001147F2"/>
    <w:rsid w:val="001149E1"/>
    <w:rsid w:val="00114C19"/>
    <w:rsid w:val="00114C7E"/>
    <w:rsid w:val="00114E54"/>
    <w:rsid w:val="00114EC9"/>
    <w:rsid w:val="0011529B"/>
    <w:rsid w:val="0011562B"/>
    <w:rsid w:val="00115DBA"/>
    <w:rsid w:val="00117526"/>
    <w:rsid w:val="00117907"/>
    <w:rsid w:val="00117BF3"/>
    <w:rsid w:val="00117F64"/>
    <w:rsid w:val="0012044B"/>
    <w:rsid w:val="0012062D"/>
    <w:rsid w:val="001210E6"/>
    <w:rsid w:val="001210EA"/>
    <w:rsid w:val="001212B8"/>
    <w:rsid w:val="001213BC"/>
    <w:rsid w:val="00121688"/>
    <w:rsid w:val="00121B3F"/>
    <w:rsid w:val="00121B98"/>
    <w:rsid w:val="00121C04"/>
    <w:rsid w:val="00122111"/>
    <w:rsid w:val="00122164"/>
    <w:rsid w:val="00122A09"/>
    <w:rsid w:val="00122C1F"/>
    <w:rsid w:val="00122E8A"/>
    <w:rsid w:val="00122F57"/>
    <w:rsid w:val="0012355A"/>
    <w:rsid w:val="00123BCF"/>
    <w:rsid w:val="00123E20"/>
    <w:rsid w:val="00123EEB"/>
    <w:rsid w:val="00124188"/>
    <w:rsid w:val="00124517"/>
    <w:rsid w:val="00124B7C"/>
    <w:rsid w:val="00124CB7"/>
    <w:rsid w:val="001254C9"/>
    <w:rsid w:val="00126053"/>
    <w:rsid w:val="00126304"/>
    <w:rsid w:val="0012635A"/>
    <w:rsid w:val="00126C7E"/>
    <w:rsid w:val="001274CE"/>
    <w:rsid w:val="001277F7"/>
    <w:rsid w:val="00127BAD"/>
    <w:rsid w:val="00127C21"/>
    <w:rsid w:val="001303FF"/>
    <w:rsid w:val="001306BB"/>
    <w:rsid w:val="00130A66"/>
    <w:rsid w:val="00130C80"/>
    <w:rsid w:val="00130FB2"/>
    <w:rsid w:val="00131BA8"/>
    <w:rsid w:val="00131BE3"/>
    <w:rsid w:val="00131E65"/>
    <w:rsid w:val="0013207E"/>
    <w:rsid w:val="00132662"/>
    <w:rsid w:val="00132739"/>
    <w:rsid w:val="001327EE"/>
    <w:rsid w:val="001332AD"/>
    <w:rsid w:val="00133717"/>
    <w:rsid w:val="00133A3C"/>
    <w:rsid w:val="00133D4E"/>
    <w:rsid w:val="00134555"/>
    <w:rsid w:val="001347C0"/>
    <w:rsid w:val="00134813"/>
    <w:rsid w:val="00134A8A"/>
    <w:rsid w:val="0013516C"/>
    <w:rsid w:val="00135847"/>
    <w:rsid w:val="00135F2D"/>
    <w:rsid w:val="0013617C"/>
    <w:rsid w:val="00136918"/>
    <w:rsid w:val="00136922"/>
    <w:rsid w:val="001370FA"/>
    <w:rsid w:val="0013732E"/>
    <w:rsid w:val="0013738E"/>
    <w:rsid w:val="00137B29"/>
    <w:rsid w:val="00137C8E"/>
    <w:rsid w:val="00140249"/>
    <w:rsid w:val="00140EA4"/>
    <w:rsid w:val="00140F23"/>
    <w:rsid w:val="001412C7"/>
    <w:rsid w:val="001412CF"/>
    <w:rsid w:val="0014142D"/>
    <w:rsid w:val="001415C1"/>
    <w:rsid w:val="00141D75"/>
    <w:rsid w:val="001420DB"/>
    <w:rsid w:val="00142236"/>
    <w:rsid w:val="00142303"/>
    <w:rsid w:val="00142EE6"/>
    <w:rsid w:val="001436D1"/>
    <w:rsid w:val="001446C1"/>
    <w:rsid w:val="00144706"/>
    <w:rsid w:val="001448C9"/>
    <w:rsid w:val="00144A4F"/>
    <w:rsid w:val="0014529C"/>
    <w:rsid w:val="001453B5"/>
    <w:rsid w:val="0014577A"/>
    <w:rsid w:val="001460A2"/>
    <w:rsid w:val="001465B4"/>
    <w:rsid w:val="00146C49"/>
    <w:rsid w:val="00146F7D"/>
    <w:rsid w:val="0014757D"/>
    <w:rsid w:val="00147ADC"/>
    <w:rsid w:val="00147F15"/>
    <w:rsid w:val="00150244"/>
    <w:rsid w:val="001503A6"/>
    <w:rsid w:val="00150967"/>
    <w:rsid w:val="00150CDB"/>
    <w:rsid w:val="001510EF"/>
    <w:rsid w:val="0015186C"/>
    <w:rsid w:val="0015204D"/>
    <w:rsid w:val="001520C3"/>
    <w:rsid w:val="001526B3"/>
    <w:rsid w:val="00152B07"/>
    <w:rsid w:val="00152B54"/>
    <w:rsid w:val="00152BCE"/>
    <w:rsid w:val="00152C1A"/>
    <w:rsid w:val="00152F1D"/>
    <w:rsid w:val="0015341F"/>
    <w:rsid w:val="00154099"/>
    <w:rsid w:val="001545B1"/>
    <w:rsid w:val="00154EBF"/>
    <w:rsid w:val="00154FCC"/>
    <w:rsid w:val="0015515E"/>
    <w:rsid w:val="001559C2"/>
    <w:rsid w:val="00155B23"/>
    <w:rsid w:val="00155E2D"/>
    <w:rsid w:val="00155E7F"/>
    <w:rsid w:val="001561D3"/>
    <w:rsid w:val="0015636E"/>
    <w:rsid w:val="00156E40"/>
    <w:rsid w:val="001577F1"/>
    <w:rsid w:val="00157A2B"/>
    <w:rsid w:val="00157D1F"/>
    <w:rsid w:val="001609D6"/>
    <w:rsid w:val="00161C0C"/>
    <w:rsid w:val="00161D2F"/>
    <w:rsid w:val="00161F8B"/>
    <w:rsid w:val="001622A8"/>
    <w:rsid w:val="0016232D"/>
    <w:rsid w:val="00162CA6"/>
    <w:rsid w:val="00162EA1"/>
    <w:rsid w:val="00163018"/>
    <w:rsid w:val="00163112"/>
    <w:rsid w:val="0016337A"/>
    <w:rsid w:val="0016395A"/>
    <w:rsid w:val="00163AA2"/>
    <w:rsid w:val="00163C6F"/>
    <w:rsid w:val="001649A5"/>
    <w:rsid w:val="00164C6F"/>
    <w:rsid w:val="0016502F"/>
    <w:rsid w:val="0016515A"/>
    <w:rsid w:val="001659AE"/>
    <w:rsid w:val="00165D3A"/>
    <w:rsid w:val="00165F24"/>
    <w:rsid w:val="00166361"/>
    <w:rsid w:val="001670A6"/>
    <w:rsid w:val="001672D2"/>
    <w:rsid w:val="001677FE"/>
    <w:rsid w:val="00170094"/>
    <w:rsid w:val="0017038B"/>
    <w:rsid w:val="00170516"/>
    <w:rsid w:val="00170D0D"/>
    <w:rsid w:val="00170ED1"/>
    <w:rsid w:val="00171775"/>
    <w:rsid w:val="00171991"/>
    <w:rsid w:val="00171C1C"/>
    <w:rsid w:val="0017201A"/>
    <w:rsid w:val="0017279C"/>
    <w:rsid w:val="0017332E"/>
    <w:rsid w:val="00173375"/>
    <w:rsid w:val="00173F48"/>
    <w:rsid w:val="001751BC"/>
    <w:rsid w:val="0017585A"/>
    <w:rsid w:val="00175920"/>
    <w:rsid w:val="00175FE9"/>
    <w:rsid w:val="0017708F"/>
    <w:rsid w:val="00177140"/>
    <w:rsid w:val="001773A2"/>
    <w:rsid w:val="00177729"/>
    <w:rsid w:val="00177C8A"/>
    <w:rsid w:val="0018021D"/>
    <w:rsid w:val="00180227"/>
    <w:rsid w:val="00180281"/>
    <w:rsid w:val="001809B0"/>
    <w:rsid w:val="00180BA6"/>
    <w:rsid w:val="00180CC7"/>
    <w:rsid w:val="00180DD2"/>
    <w:rsid w:val="00181211"/>
    <w:rsid w:val="00181616"/>
    <w:rsid w:val="0018195A"/>
    <w:rsid w:val="00181FD0"/>
    <w:rsid w:val="00182208"/>
    <w:rsid w:val="001826EF"/>
    <w:rsid w:val="0018279D"/>
    <w:rsid w:val="00182862"/>
    <w:rsid w:val="00182A8C"/>
    <w:rsid w:val="00182BFB"/>
    <w:rsid w:val="00182C28"/>
    <w:rsid w:val="00182D65"/>
    <w:rsid w:val="001833C8"/>
    <w:rsid w:val="00183483"/>
    <w:rsid w:val="00183642"/>
    <w:rsid w:val="00184981"/>
    <w:rsid w:val="00184A35"/>
    <w:rsid w:val="00185439"/>
    <w:rsid w:val="00186075"/>
    <w:rsid w:val="00186151"/>
    <w:rsid w:val="00186731"/>
    <w:rsid w:val="00186EA5"/>
    <w:rsid w:val="00187BEE"/>
    <w:rsid w:val="00190584"/>
    <w:rsid w:val="0019177D"/>
    <w:rsid w:val="00191964"/>
    <w:rsid w:val="00191FF4"/>
    <w:rsid w:val="00192099"/>
    <w:rsid w:val="001924BF"/>
    <w:rsid w:val="001927FC"/>
    <w:rsid w:val="00192ADB"/>
    <w:rsid w:val="00193A41"/>
    <w:rsid w:val="00193BF5"/>
    <w:rsid w:val="0019412E"/>
    <w:rsid w:val="00194B06"/>
    <w:rsid w:val="00194FE9"/>
    <w:rsid w:val="00195210"/>
    <w:rsid w:val="001952EF"/>
    <w:rsid w:val="00195322"/>
    <w:rsid w:val="001955DD"/>
    <w:rsid w:val="00195E2B"/>
    <w:rsid w:val="001960F4"/>
    <w:rsid w:val="001967BE"/>
    <w:rsid w:val="00196C2A"/>
    <w:rsid w:val="00196CC2"/>
    <w:rsid w:val="00197903"/>
    <w:rsid w:val="001A00B1"/>
    <w:rsid w:val="001A03C2"/>
    <w:rsid w:val="001A04D6"/>
    <w:rsid w:val="001A063E"/>
    <w:rsid w:val="001A0C26"/>
    <w:rsid w:val="001A12D9"/>
    <w:rsid w:val="001A13F7"/>
    <w:rsid w:val="001A14A0"/>
    <w:rsid w:val="001A1510"/>
    <w:rsid w:val="001A15AF"/>
    <w:rsid w:val="001A19DB"/>
    <w:rsid w:val="001A1B78"/>
    <w:rsid w:val="001A1BA4"/>
    <w:rsid w:val="001A1CE1"/>
    <w:rsid w:val="001A20BB"/>
    <w:rsid w:val="001A28E2"/>
    <w:rsid w:val="001A2AFC"/>
    <w:rsid w:val="001A3219"/>
    <w:rsid w:val="001A3250"/>
    <w:rsid w:val="001A34EA"/>
    <w:rsid w:val="001A3942"/>
    <w:rsid w:val="001A3953"/>
    <w:rsid w:val="001A39B5"/>
    <w:rsid w:val="001A3DE7"/>
    <w:rsid w:val="001A411D"/>
    <w:rsid w:val="001A4A77"/>
    <w:rsid w:val="001A4ADE"/>
    <w:rsid w:val="001A56FF"/>
    <w:rsid w:val="001A59CA"/>
    <w:rsid w:val="001A5A02"/>
    <w:rsid w:val="001A6279"/>
    <w:rsid w:val="001A64E7"/>
    <w:rsid w:val="001A68B4"/>
    <w:rsid w:val="001A69BA"/>
    <w:rsid w:val="001A6AEF"/>
    <w:rsid w:val="001A6D4D"/>
    <w:rsid w:val="001A704E"/>
    <w:rsid w:val="001A7165"/>
    <w:rsid w:val="001A7567"/>
    <w:rsid w:val="001A784C"/>
    <w:rsid w:val="001A7AD8"/>
    <w:rsid w:val="001A7ED3"/>
    <w:rsid w:val="001B071B"/>
    <w:rsid w:val="001B076A"/>
    <w:rsid w:val="001B0B77"/>
    <w:rsid w:val="001B0EE3"/>
    <w:rsid w:val="001B12FF"/>
    <w:rsid w:val="001B21EC"/>
    <w:rsid w:val="001B2C7A"/>
    <w:rsid w:val="001B2CE6"/>
    <w:rsid w:val="001B33D8"/>
    <w:rsid w:val="001B3A08"/>
    <w:rsid w:val="001B3B59"/>
    <w:rsid w:val="001B3B61"/>
    <w:rsid w:val="001B3D3B"/>
    <w:rsid w:val="001B42F7"/>
    <w:rsid w:val="001B44BB"/>
    <w:rsid w:val="001B4720"/>
    <w:rsid w:val="001B4C7E"/>
    <w:rsid w:val="001B4CC9"/>
    <w:rsid w:val="001B4DE5"/>
    <w:rsid w:val="001B54C5"/>
    <w:rsid w:val="001B55D2"/>
    <w:rsid w:val="001B59A8"/>
    <w:rsid w:val="001B5B26"/>
    <w:rsid w:val="001B5D2F"/>
    <w:rsid w:val="001B6237"/>
    <w:rsid w:val="001B669A"/>
    <w:rsid w:val="001B66CB"/>
    <w:rsid w:val="001B67D2"/>
    <w:rsid w:val="001B74D9"/>
    <w:rsid w:val="001B792E"/>
    <w:rsid w:val="001B7A9A"/>
    <w:rsid w:val="001C0346"/>
    <w:rsid w:val="001C047F"/>
    <w:rsid w:val="001C0699"/>
    <w:rsid w:val="001C07E2"/>
    <w:rsid w:val="001C08D0"/>
    <w:rsid w:val="001C148A"/>
    <w:rsid w:val="001C2581"/>
    <w:rsid w:val="001C26EE"/>
    <w:rsid w:val="001C2954"/>
    <w:rsid w:val="001C2ABD"/>
    <w:rsid w:val="001C33E6"/>
    <w:rsid w:val="001C3553"/>
    <w:rsid w:val="001C385E"/>
    <w:rsid w:val="001C398B"/>
    <w:rsid w:val="001C3A6A"/>
    <w:rsid w:val="001C4800"/>
    <w:rsid w:val="001C4D13"/>
    <w:rsid w:val="001C53DA"/>
    <w:rsid w:val="001C551E"/>
    <w:rsid w:val="001C5913"/>
    <w:rsid w:val="001C5B6F"/>
    <w:rsid w:val="001C5C0C"/>
    <w:rsid w:val="001C5C4E"/>
    <w:rsid w:val="001C5C83"/>
    <w:rsid w:val="001C60CE"/>
    <w:rsid w:val="001C6546"/>
    <w:rsid w:val="001C6F73"/>
    <w:rsid w:val="001C7268"/>
    <w:rsid w:val="001C770B"/>
    <w:rsid w:val="001C7B4B"/>
    <w:rsid w:val="001D0356"/>
    <w:rsid w:val="001D08BE"/>
    <w:rsid w:val="001D0992"/>
    <w:rsid w:val="001D0D7E"/>
    <w:rsid w:val="001D11D0"/>
    <w:rsid w:val="001D16CE"/>
    <w:rsid w:val="001D1EED"/>
    <w:rsid w:val="001D251E"/>
    <w:rsid w:val="001D266D"/>
    <w:rsid w:val="001D267C"/>
    <w:rsid w:val="001D2FFB"/>
    <w:rsid w:val="001D3711"/>
    <w:rsid w:val="001D3A4E"/>
    <w:rsid w:val="001D43A4"/>
    <w:rsid w:val="001D4C46"/>
    <w:rsid w:val="001D6A09"/>
    <w:rsid w:val="001D6B36"/>
    <w:rsid w:val="001D6E3D"/>
    <w:rsid w:val="001D6E98"/>
    <w:rsid w:val="001D7930"/>
    <w:rsid w:val="001D7C3E"/>
    <w:rsid w:val="001D7D34"/>
    <w:rsid w:val="001D7F1E"/>
    <w:rsid w:val="001E0E69"/>
    <w:rsid w:val="001E1193"/>
    <w:rsid w:val="001E165D"/>
    <w:rsid w:val="001E190F"/>
    <w:rsid w:val="001E1C65"/>
    <w:rsid w:val="001E2127"/>
    <w:rsid w:val="001E241D"/>
    <w:rsid w:val="001E2D53"/>
    <w:rsid w:val="001E3240"/>
    <w:rsid w:val="001E3649"/>
    <w:rsid w:val="001E36D2"/>
    <w:rsid w:val="001E37CA"/>
    <w:rsid w:val="001E3957"/>
    <w:rsid w:val="001E3EF2"/>
    <w:rsid w:val="001E47A1"/>
    <w:rsid w:val="001E5AE3"/>
    <w:rsid w:val="001E5B6E"/>
    <w:rsid w:val="001E6186"/>
    <w:rsid w:val="001E7363"/>
    <w:rsid w:val="001E763B"/>
    <w:rsid w:val="001E7691"/>
    <w:rsid w:val="001E7F12"/>
    <w:rsid w:val="001E7FC9"/>
    <w:rsid w:val="001F085F"/>
    <w:rsid w:val="001F0DDA"/>
    <w:rsid w:val="001F1148"/>
    <w:rsid w:val="001F11D6"/>
    <w:rsid w:val="001F16D4"/>
    <w:rsid w:val="001F16E0"/>
    <w:rsid w:val="001F1999"/>
    <w:rsid w:val="001F1A32"/>
    <w:rsid w:val="001F1CD5"/>
    <w:rsid w:val="001F1D46"/>
    <w:rsid w:val="001F1D4F"/>
    <w:rsid w:val="001F215A"/>
    <w:rsid w:val="001F21FB"/>
    <w:rsid w:val="001F23AD"/>
    <w:rsid w:val="001F26F6"/>
    <w:rsid w:val="001F2CF7"/>
    <w:rsid w:val="001F2D7F"/>
    <w:rsid w:val="001F3157"/>
    <w:rsid w:val="001F31EE"/>
    <w:rsid w:val="001F32AF"/>
    <w:rsid w:val="001F333B"/>
    <w:rsid w:val="001F36B2"/>
    <w:rsid w:val="001F3C2E"/>
    <w:rsid w:val="001F41CB"/>
    <w:rsid w:val="001F422E"/>
    <w:rsid w:val="001F432C"/>
    <w:rsid w:val="001F43FC"/>
    <w:rsid w:val="001F47CA"/>
    <w:rsid w:val="001F4813"/>
    <w:rsid w:val="001F4A72"/>
    <w:rsid w:val="001F5F21"/>
    <w:rsid w:val="001F6422"/>
    <w:rsid w:val="001F660F"/>
    <w:rsid w:val="001F6660"/>
    <w:rsid w:val="001F66EE"/>
    <w:rsid w:val="001F704C"/>
    <w:rsid w:val="001F7614"/>
    <w:rsid w:val="001F7A83"/>
    <w:rsid w:val="001F7DD4"/>
    <w:rsid w:val="001F7FDD"/>
    <w:rsid w:val="00200031"/>
    <w:rsid w:val="00200407"/>
    <w:rsid w:val="00201042"/>
    <w:rsid w:val="0020159A"/>
    <w:rsid w:val="00201699"/>
    <w:rsid w:val="00202D75"/>
    <w:rsid w:val="00202E5A"/>
    <w:rsid w:val="00202F59"/>
    <w:rsid w:val="002033E9"/>
    <w:rsid w:val="0020361E"/>
    <w:rsid w:val="00203CA3"/>
    <w:rsid w:val="0020403C"/>
    <w:rsid w:val="00204041"/>
    <w:rsid w:val="0020487B"/>
    <w:rsid w:val="00204CF3"/>
    <w:rsid w:val="00204FE4"/>
    <w:rsid w:val="00205730"/>
    <w:rsid w:val="00205A88"/>
    <w:rsid w:val="00206466"/>
    <w:rsid w:val="00206756"/>
    <w:rsid w:val="00206856"/>
    <w:rsid w:val="00206BC7"/>
    <w:rsid w:val="00206E58"/>
    <w:rsid w:val="0020792D"/>
    <w:rsid w:val="002079FE"/>
    <w:rsid w:val="00207C42"/>
    <w:rsid w:val="00210B52"/>
    <w:rsid w:val="0021114C"/>
    <w:rsid w:val="00211698"/>
    <w:rsid w:val="00211DBC"/>
    <w:rsid w:val="00212255"/>
    <w:rsid w:val="00212607"/>
    <w:rsid w:val="0021282F"/>
    <w:rsid w:val="00212AE8"/>
    <w:rsid w:val="00213118"/>
    <w:rsid w:val="00213217"/>
    <w:rsid w:val="00213271"/>
    <w:rsid w:val="0021365C"/>
    <w:rsid w:val="002137B8"/>
    <w:rsid w:val="00213D1F"/>
    <w:rsid w:val="0021486E"/>
    <w:rsid w:val="00214AF3"/>
    <w:rsid w:val="00214B9E"/>
    <w:rsid w:val="0021527F"/>
    <w:rsid w:val="00215297"/>
    <w:rsid w:val="0021571E"/>
    <w:rsid w:val="00215727"/>
    <w:rsid w:val="002157A9"/>
    <w:rsid w:val="002157E4"/>
    <w:rsid w:val="00215830"/>
    <w:rsid w:val="002158B2"/>
    <w:rsid w:val="00215CAC"/>
    <w:rsid w:val="002162CF"/>
    <w:rsid w:val="00216A39"/>
    <w:rsid w:val="00216B1A"/>
    <w:rsid w:val="00217234"/>
    <w:rsid w:val="00217768"/>
    <w:rsid w:val="00217DF0"/>
    <w:rsid w:val="0022050A"/>
    <w:rsid w:val="00220699"/>
    <w:rsid w:val="00220868"/>
    <w:rsid w:val="00220CAD"/>
    <w:rsid w:val="0022134C"/>
    <w:rsid w:val="0022146F"/>
    <w:rsid w:val="00221ACD"/>
    <w:rsid w:val="00221DA8"/>
    <w:rsid w:val="00221DCE"/>
    <w:rsid w:val="002221B4"/>
    <w:rsid w:val="00222A8C"/>
    <w:rsid w:val="00222F99"/>
    <w:rsid w:val="002234B5"/>
    <w:rsid w:val="00223557"/>
    <w:rsid w:val="002243EB"/>
    <w:rsid w:val="00224BA2"/>
    <w:rsid w:val="0022513D"/>
    <w:rsid w:val="002256C7"/>
    <w:rsid w:val="00225748"/>
    <w:rsid w:val="00226B0F"/>
    <w:rsid w:val="00226B6F"/>
    <w:rsid w:val="00226B85"/>
    <w:rsid w:val="00227371"/>
    <w:rsid w:val="00227372"/>
    <w:rsid w:val="00227387"/>
    <w:rsid w:val="00227B6C"/>
    <w:rsid w:val="00230371"/>
    <w:rsid w:val="002309F1"/>
    <w:rsid w:val="00230EC0"/>
    <w:rsid w:val="00231358"/>
    <w:rsid w:val="0023164C"/>
    <w:rsid w:val="0023180C"/>
    <w:rsid w:val="00231CA2"/>
    <w:rsid w:val="00231F06"/>
    <w:rsid w:val="00232302"/>
    <w:rsid w:val="0023289C"/>
    <w:rsid w:val="00232BBA"/>
    <w:rsid w:val="00233315"/>
    <w:rsid w:val="002337C7"/>
    <w:rsid w:val="00234256"/>
    <w:rsid w:val="002342E6"/>
    <w:rsid w:val="0023454F"/>
    <w:rsid w:val="002346C4"/>
    <w:rsid w:val="00234898"/>
    <w:rsid w:val="002357D1"/>
    <w:rsid w:val="00235E7C"/>
    <w:rsid w:val="002362A7"/>
    <w:rsid w:val="002368E9"/>
    <w:rsid w:val="00236BB8"/>
    <w:rsid w:val="00236E87"/>
    <w:rsid w:val="00237F00"/>
    <w:rsid w:val="00240511"/>
    <w:rsid w:val="00240EBE"/>
    <w:rsid w:val="00240FD3"/>
    <w:rsid w:val="00241350"/>
    <w:rsid w:val="0024146C"/>
    <w:rsid w:val="00241594"/>
    <w:rsid w:val="00241FA5"/>
    <w:rsid w:val="00242122"/>
    <w:rsid w:val="002427C9"/>
    <w:rsid w:val="00242BA6"/>
    <w:rsid w:val="00242F35"/>
    <w:rsid w:val="00243922"/>
    <w:rsid w:val="00243D91"/>
    <w:rsid w:val="002440A8"/>
    <w:rsid w:val="0024415F"/>
    <w:rsid w:val="0024486A"/>
    <w:rsid w:val="00244E8B"/>
    <w:rsid w:val="00245106"/>
    <w:rsid w:val="0024585C"/>
    <w:rsid w:val="00246114"/>
    <w:rsid w:val="00246756"/>
    <w:rsid w:val="00246835"/>
    <w:rsid w:val="0024726E"/>
    <w:rsid w:val="0024743A"/>
    <w:rsid w:val="00247636"/>
    <w:rsid w:val="002505B4"/>
    <w:rsid w:val="002505C8"/>
    <w:rsid w:val="00250773"/>
    <w:rsid w:val="00250AA6"/>
    <w:rsid w:val="00251885"/>
    <w:rsid w:val="00251891"/>
    <w:rsid w:val="0025226A"/>
    <w:rsid w:val="002522B3"/>
    <w:rsid w:val="00252435"/>
    <w:rsid w:val="002529E9"/>
    <w:rsid w:val="00252D78"/>
    <w:rsid w:val="00252E7F"/>
    <w:rsid w:val="00253962"/>
    <w:rsid w:val="0025442F"/>
    <w:rsid w:val="002545C3"/>
    <w:rsid w:val="00254AF5"/>
    <w:rsid w:val="00254B7C"/>
    <w:rsid w:val="00254C14"/>
    <w:rsid w:val="00255530"/>
    <w:rsid w:val="002558A3"/>
    <w:rsid w:val="002558CD"/>
    <w:rsid w:val="00255A0D"/>
    <w:rsid w:val="0025610B"/>
    <w:rsid w:val="002563EF"/>
    <w:rsid w:val="00256AEE"/>
    <w:rsid w:val="00256D64"/>
    <w:rsid w:val="00257054"/>
    <w:rsid w:val="0025709F"/>
    <w:rsid w:val="002572FE"/>
    <w:rsid w:val="0025737C"/>
    <w:rsid w:val="00257822"/>
    <w:rsid w:val="00257A91"/>
    <w:rsid w:val="00257A97"/>
    <w:rsid w:val="0026063E"/>
    <w:rsid w:val="00260BDC"/>
    <w:rsid w:val="00260CA2"/>
    <w:rsid w:val="0026161C"/>
    <w:rsid w:val="00261AC4"/>
    <w:rsid w:val="00261C69"/>
    <w:rsid w:val="00261EE2"/>
    <w:rsid w:val="002629B4"/>
    <w:rsid w:val="00262BBD"/>
    <w:rsid w:val="00262D2C"/>
    <w:rsid w:val="00263489"/>
    <w:rsid w:val="00263599"/>
    <w:rsid w:val="00263A82"/>
    <w:rsid w:val="002640B2"/>
    <w:rsid w:val="002640B6"/>
    <w:rsid w:val="00264904"/>
    <w:rsid w:val="00264D03"/>
    <w:rsid w:val="0026592A"/>
    <w:rsid w:val="00265B46"/>
    <w:rsid w:val="00266167"/>
    <w:rsid w:val="00267530"/>
    <w:rsid w:val="00267566"/>
    <w:rsid w:val="0026757D"/>
    <w:rsid w:val="0026792B"/>
    <w:rsid w:val="00267AFC"/>
    <w:rsid w:val="00267D07"/>
    <w:rsid w:val="00270A12"/>
    <w:rsid w:val="00270F0A"/>
    <w:rsid w:val="00270FA5"/>
    <w:rsid w:val="00271BC5"/>
    <w:rsid w:val="00271E51"/>
    <w:rsid w:val="00271E54"/>
    <w:rsid w:val="002726A4"/>
    <w:rsid w:val="00272A10"/>
    <w:rsid w:val="0027331B"/>
    <w:rsid w:val="0027357A"/>
    <w:rsid w:val="00273972"/>
    <w:rsid w:val="00273E52"/>
    <w:rsid w:val="00274773"/>
    <w:rsid w:val="002748F3"/>
    <w:rsid w:val="00274AE4"/>
    <w:rsid w:val="00274D67"/>
    <w:rsid w:val="0027527E"/>
    <w:rsid w:val="00275353"/>
    <w:rsid w:val="002753D6"/>
    <w:rsid w:val="00275C20"/>
    <w:rsid w:val="002773E5"/>
    <w:rsid w:val="002775CF"/>
    <w:rsid w:val="00277632"/>
    <w:rsid w:val="00277786"/>
    <w:rsid w:val="0027786D"/>
    <w:rsid w:val="00280193"/>
    <w:rsid w:val="00280240"/>
    <w:rsid w:val="002802BB"/>
    <w:rsid w:val="0028047D"/>
    <w:rsid w:val="002804C4"/>
    <w:rsid w:val="00280545"/>
    <w:rsid w:val="00280675"/>
    <w:rsid w:val="002808FA"/>
    <w:rsid w:val="0028161E"/>
    <w:rsid w:val="00281625"/>
    <w:rsid w:val="00281B67"/>
    <w:rsid w:val="00281D60"/>
    <w:rsid w:val="00282012"/>
    <w:rsid w:val="0028293B"/>
    <w:rsid w:val="00282946"/>
    <w:rsid w:val="002833F1"/>
    <w:rsid w:val="00283682"/>
    <w:rsid w:val="00283C7B"/>
    <w:rsid w:val="00283D32"/>
    <w:rsid w:val="00284390"/>
    <w:rsid w:val="0028545B"/>
    <w:rsid w:val="00285A4C"/>
    <w:rsid w:val="0028605C"/>
    <w:rsid w:val="0028607A"/>
    <w:rsid w:val="0028623B"/>
    <w:rsid w:val="0028648F"/>
    <w:rsid w:val="00286D6C"/>
    <w:rsid w:val="002872BD"/>
    <w:rsid w:val="002873A4"/>
    <w:rsid w:val="00287B14"/>
    <w:rsid w:val="0029101B"/>
    <w:rsid w:val="00291424"/>
    <w:rsid w:val="0029144C"/>
    <w:rsid w:val="002915EE"/>
    <w:rsid w:val="00291818"/>
    <w:rsid w:val="00291A82"/>
    <w:rsid w:val="00292369"/>
    <w:rsid w:val="00292A91"/>
    <w:rsid w:val="00292C79"/>
    <w:rsid w:val="00292F21"/>
    <w:rsid w:val="00293747"/>
    <w:rsid w:val="002939C5"/>
    <w:rsid w:val="0029405E"/>
    <w:rsid w:val="00294080"/>
    <w:rsid w:val="0029432C"/>
    <w:rsid w:val="002948C7"/>
    <w:rsid w:val="00294D35"/>
    <w:rsid w:val="00294F13"/>
    <w:rsid w:val="00295187"/>
    <w:rsid w:val="00295359"/>
    <w:rsid w:val="002958AA"/>
    <w:rsid w:val="002958DC"/>
    <w:rsid w:val="002959F3"/>
    <w:rsid w:val="002960B2"/>
    <w:rsid w:val="0029691B"/>
    <w:rsid w:val="002969E1"/>
    <w:rsid w:val="00296ACA"/>
    <w:rsid w:val="00296AD3"/>
    <w:rsid w:val="00296C30"/>
    <w:rsid w:val="002973D3"/>
    <w:rsid w:val="002975A8"/>
    <w:rsid w:val="00297772"/>
    <w:rsid w:val="002A031F"/>
    <w:rsid w:val="002A0BB1"/>
    <w:rsid w:val="002A0BB2"/>
    <w:rsid w:val="002A0BFF"/>
    <w:rsid w:val="002A1510"/>
    <w:rsid w:val="002A1668"/>
    <w:rsid w:val="002A1874"/>
    <w:rsid w:val="002A18D3"/>
    <w:rsid w:val="002A1F51"/>
    <w:rsid w:val="002A22CF"/>
    <w:rsid w:val="002A23BA"/>
    <w:rsid w:val="002A23E5"/>
    <w:rsid w:val="002A2EB1"/>
    <w:rsid w:val="002A3E37"/>
    <w:rsid w:val="002A4397"/>
    <w:rsid w:val="002A4A2E"/>
    <w:rsid w:val="002A4C47"/>
    <w:rsid w:val="002A4D84"/>
    <w:rsid w:val="002A56F0"/>
    <w:rsid w:val="002A580F"/>
    <w:rsid w:val="002A589A"/>
    <w:rsid w:val="002A5C37"/>
    <w:rsid w:val="002A5D97"/>
    <w:rsid w:val="002A5EF0"/>
    <w:rsid w:val="002A6C18"/>
    <w:rsid w:val="002A7281"/>
    <w:rsid w:val="002B01DC"/>
    <w:rsid w:val="002B03BC"/>
    <w:rsid w:val="002B07B1"/>
    <w:rsid w:val="002B084B"/>
    <w:rsid w:val="002B08A0"/>
    <w:rsid w:val="002B08FA"/>
    <w:rsid w:val="002B08FE"/>
    <w:rsid w:val="002B0A48"/>
    <w:rsid w:val="002B0E28"/>
    <w:rsid w:val="002B1407"/>
    <w:rsid w:val="002B1523"/>
    <w:rsid w:val="002B15EE"/>
    <w:rsid w:val="002B18DC"/>
    <w:rsid w:val="002B196F"/>
    <w:rsid w:val="002B1B44"/>
    <w:rsid w:val="002B1DC7"/>
    <w:rsid w:val="002B1F55"/>
    <w:rsid w:val="002B1FA1"/>
    <w:rsid w:val="002B260B"/>
    <w:rsid w:val="002B298F"/>
    <w:rsid w:val="002B2F51"/>
    <w:rsid w:val="002B3F0C"/>
    <w:rsid w:val="002B3FA8"/>
    <w:rsid w:val="002B4BC6"/>
    <w:rsid w:val="002B4FBA"/>
    <w:rsid w:val="002B5BD1"/>
    <w:rsid w:val="002B5C12"/>
    <w:rsid w:val="002B5E81"/>
    <w:rsid w:val="002B6768"/>
    <w:rsid w:val="002B7539"/>
    <w:rsid w:val="002B78B7"/>
    <w:rsid w:val="002B79B1"/>
    <w:rsid w:val="002C0208"/>
    <w:rsid w:val="002C0C32"/>
    <w:rsid w:val="002C14C9"/>
    <w:rsid w:val="002C1B55"/>
    <w:rsid w:val="002C214A"/>
    <w:rsid w:val="002C2E7E"/>
    <w:rsid w:val="002C2F43"/>
    <w:rsid w:val="002C34D2"/>
    <w:rsid w:val="002C413F"/>
    <w:rsid w:val="002C429A"/>
    <w:rsid w:val="002C42A8"/>
    <w:rsid w:val="002C467C"/>
    <w:rsid w:val="002C530A"/>
    <w:rsid w:val="002C53DC"/>
    <w:rsid w:val="002C58B4"/>
    <w:rsid w:val="002C594B"/>
    <w:rsid w:val="002C5CA6"/>
    <w:rsid w:val="002C60D9"/>
    <w:rsid w:val="002C611B"/>
    <w:rsid w:val="002C6714"/>
    <w:rsid w:val="002C6C49"/>
    <w:rsid w:val="002C6CF1"/>
    <w:rsid w:val="002C703A"/>
    <w:rsid w:val="002C75F6"/>
    <w:rsid w:val="002C7813"/>
    <w:rsid w:val="002C7B5F"/>
    <w:rsid w:val="002C7B96"/>
    <w:rsid w:val="002C7D23"/>
    <w:rsid w:val="002D0490"/>
    <w:rsid w:val="002D0499"/>
    <w:rsid w:val="002D05B3"/>
    <w:rsid w:val="002D103A"/>
    <w:rsid w:val="002D14D2"/>
    <w:rsid w:val="002D1618"/>
    <w:rsid w:val="002D1B20"/>
    <w:rsid w:val="002D23BC"/>
    <w:rsid w:val="002D2432"/>
    <w:rsid w:val="002D285E"/>
    <w:rsid w:val="002D295B"/>
    <w:rsid w:val="002D2EFB"/>
    <w:rsid w:val="002D32E2"/>
    <w:rsid w:val="002D370C"/>
    <w:rsid w:val="002D3A6A"/>
    <w:rsid w:val="002D4108"/>
    <w:rsid w:val="002D481D"/>
    <w:rsid w:val="002D4A7A"/>
    <w:rsid w:val="002D4AB2"/>
    <w:rsid w:val="002D4DD7"/>
    <w:rsid w:val="002D51EA"/>
    <w:rsid w:val="002D51F5"/>
    <w:rsid w:val="002D55D4"/>
    <w:rsid w:val="002D6A2D"/>
    <w:rsid w:val="002D6BBA"/>
    <w:rsid w:val="002D6CA6"/>
    <w:rsid w:val="002D7748"/>
    <w:rsid w:val="002D7766"/>
    <w:rsid w:val="002D7C0F"/>
    <w:rsid w:val="002E006F"/>
    <w:rsid w:val="002E03E3"/>
    <w:rsid w:val="002E0526"/>
    <w:rsid w:val="002E0826"/>
    <w:rsid w:val="002E0C88"/>
    <w:rsid w:val="002E10C5"/>
    <w:rsid w:val="002E17BF"/>
    <w:rsid w:val="002E1AA2"/>
    <w:rsid w:val="002E1C66"/>
    <w:rsid w:val="002E20B9"/>
    <w:rsid w:val="002E2842"/>
    <w:rsid w:val="002E2E1F"/>
    <w:rsid w:val="002E345B"/>
    <w:rsid w:val="002E35C8"/>
    <w:rsid w:val="002E4883"/>
    <w:rsid w:val="002E4BC0"/>
    <w:rsid w:val="002E4D91"/>
    <w:rsid w:val="002E5738"/>
    <w:rsid w:val="002E5B9F"/>
    <w:rsid w:val="002E5F78"/>
    <w:rsid w:val="002E6275"/>
    <w:rsid w:val="002E655A"/>
    <w:rsid w:val="002E65BB"/>
    <w:rsid w:val="002E6818"/>
    <w:rsid w:val="002E69BA"/>
    <w:rsid w:val="002E6CBA"/>
    <w:rsid w:val="002E6F89"/>
    <w:rsid w:val="002E70C6"/>
    <w:rsid w:val="002E73C8"/>
    <w:rsid w:val="002E7583"/>
    <w:rsid w:val="002E770B"/>
    <w:rsid w:val="002E7744"/>
    <w:rsid w:val="002E78D7"/>
    <w:rsid w:val="002E794C"/>
    <w:rsid w:val="002E7A7F"/>
    <w:rsid w:val="002E7FB6"/>
    <w:rsid w:val="002F05DD"/>
    <w:rsid w:val="002F09B0"/>
    <w:rsid w:val="002F0B29"/>
    <w:rsid w:val="002F10B2"/>
    <w:rsid w:val="002F1606"/>
    <w:rsid w:val="002F1ADA"/>
    <w:rsid w:val="002F2D02"/>
    <w:rsid w:val="002F2E5A"/>
    <w:rsid w:val="002F3412"/>
    <w:rsid w:val="002F3708"/>
    <w:rsid w:val="002F3D06"/>
    <w:rsid w:val="002F4339"/>
    <w:rsid w:val="002F4370"/>
    <w:rsid w:val="002F5CB1"/>
    <w:rsid w:val="002F615B"/>
    <w:rsid w:val="002F61CC"/>
    <w:rsid w:val="002F6680"/>
    <w:rsid w:val="002F7426"/>
    <w:rsid w:val="002F76C6"/>
    <w:rsid w:val="002F78DE"/>
    <w:rsid w:val="003000B7"/>
    <w:rsid w:val="003001E2"/>
    <w:rsid w:val="0030039E"/>
    <w:rsid w:val="00300472"/>
    <w:rsid w:val="003007B0"/>
    <w:rsid w:val="00301239"/>
    <w:rsid w:val="003016C3"/>
    <w:rsid w:val="0030171B"/>
    <w:rsid w:val="00301B33"/>
    <w:rsid w:val="00302B23"/>
    <w:rsid w:val="00302E93"/>
    <w:rsid w:val="00303023"/>
    <w:rsid w:val="003034FA"/>
    <w:rsid w:val="003039F6"/>
    <w:rsid w:val="00303A65"/>
    <w:rsid w:val="00303DD6"/>
    <w:rsid w:val="0030407D"/>
    <w:rsid w:val="0030469F"/>
    <w:rsid w:val="00304901"/>
    <w:rsid w:val="00304C0C"/>
    <w:rsid w:val="00304CB6"/>
    <w:rsid w:val="00304EC6"/>
    <w:rsid w:val="0030511B"/>
    <w:rsid w:val="003051A0"/>
    <w:rsid w:val="00305E5F"/>
    <w:rsid w:val="00306177"/>
    <w:rsid w:val="00306A3B"/>
    <w:rsid w:val="00306F46"/>
    <w:rsid w:val="003070CD"/>
    <w:rsid w:val="003071FE"/>
    <w:rsid w:val="00307525"/>
    <w:rsid w:val="003075DE"/>
    <w:rsid w:val="0030772C"/>
    <w:rsid w:val="00307788"/>
    <w:rsid w:val="00307C63"/>
    <w:rsid w:val="0031016C"/>
    <w:rsid w:val="00310211"/>
    <w:rsid w:val="003102E4"/>
    <w:rsid w:val="0031031E"/>
    <w:rsid w:val="00311419"/>
    <w:rsid w:val="0031149E"/>
    <w:rsid w:val="003114B9"/>
    <w:rsid w:val="003117AE"/>
    <w:rsid w:val="00311A54"/>
    <w:rsid w:val="00311F4F"/>
    <w:rsid w:val="00312444"/>
    <w:rsid w:val="003125EA"/>
    <w:rsid w:val="003131A3"/>
    <w:rsid w:val="00313B88"/>
    <w:rsid w:val="00313CF3"/>
    <w:rsid w:val="00314660"/>
    <w:rsid w:val="00314909"/>
    <w:rsid w:val="00314C51"/>
    <w:rsid w:val="0031516B"/>
    <w:rsid w:val="003151E3"/>
    <w:rsid w:val="00315625"/>
    <w:rsid w:val="00315B1D"/>
    <w:rsid w:val="00315B2A"/>
    <w:rsid w:val="00315C52"/>
    <w:rsid w:val="00315CE6"/>
    <w:rsid w:val="003160ED"/>
    <w:rsid w:val="00317062"/>
    <w:rsid w:val="00317173"/>
    <w:rsid w:val="003173FD"/>
    <w:rsid w:val="00317727"/>
    <w:rsid w:val="00317837"/>
    <w:rsid w:val="00317909"/>
    <w:rsid w:val="00317921"/>
    <w:rsid w:val="00317A8D"/>
    <w:rsid w:val="00317B4B"/>
    <w:rsid w:val="00317CB1"/>
    <w:rsid w:val="00321464"/>
    <w:rsid w:val="00321ECB"/>
    <w:rsid w:val="00322423"/>
    <w:rsid w:val="00322603"/>
    <w:rsid w:val="003228C8"/>
    <w:rsid w:val="00322A9F"/>
    <w:rsid w:val="0032326E"/>
    <w:rsid w:val="0032334A"/>
    <w:rsid w:val="00323418"/>
    <w:rsid w:val="0032345A"/>
    <w:rsid w:val="00323570"/>
    <w:rsid w:val="00324315"/>
    <w:rsid w:val="00324639"/>
    <w:rsid w:val="00325708"/>
    <w:rsid w:val="00325AE4"/>
    <w:rsid w:val="00325CF7"/>
    <w:rsid w:val="00325EFA"/>
    <w:rsid w:val="003261B7"/>
    <w:rsid w:val="0032644D"/>
    <w:rsid w:val="00326569"/>
    <w:rsid w:val="00326E7C"/>
    <w:rsid w:val="00326F1A"/>
    <w:rsid w:val="00327428"/>
    <w:rsid w:val="00327DA5"/>
    <w:rsid w:val="003301BC"/>
    <w:rsid w:val="00330413"/>
    <w:rsid w:val="00330732"/>
    <w:rsid w:val="00330E42"/>
    <w:rsid w:val="00330F90"/>
    <w:rsid w:val="0033104A"/>
    <w:rsid w:val="003313EC"/>
    <w:rsid w:val="003315D2"/>
    <w:rsid w:val="003322A7"/>
    <w:rsid w:val="003323F9"/>
    <w:rsid w:val="00332466"/>
    <w:rsid w:val="00332789"/>
    <w:rsid w:val="003329F3"/>
    <w:rsid w:val="00332A4E"/>
    <w:rsid w:val="00332AA4"/>
    <w:rsid w:val="00332AC7"/>
    <w:rsid w:val="00332DB0"/>
    <w:rsid w:val="00333003"/>
    <w:rsid w:val="00333A3B"/>
    <w:rsid w:val="00333ED1"/>
    <w:rsid w:val="00334371"/>
    <w:rsid w:val="0033447D"/>
    <w:rsid w:val="003350E7"/>
    <w:rsid w:val="003356E2"/>
    <w:rsid w:val="00335732"/>
    <w:rsid w:val="00335A0B"/>
    <w:rsid w:val="00335AFB"/>
    <w:rsid w:val="00336020"/>
    <w:rsid w:val="003360A4"/>
    <w:rsid w:val="00336502"/>
    <w:rsid w:val="00337280"/>
    <w:rsid w:val="003376E9"/>
    <w:rsid w:val="00337D65"/>
    <w:rsid w:val="0034055F"/>
    <w:rsid w:val="003408F2"/>
    <w:rsid w:val="00340A8F"/>
    <w:rsid w:val="0034127E"/>
    <w:rsid w:val="003416B5"/>
    <w:rsid w:val="00341FF7"/>
    <w:rsid w:val="00342559"/>
    <w:rsid w:val="003426EA"/>
    <w:rsid w:val="00342854"/>
    <w:rsid w:val="00342CBD"/>
    <w:rsid w:val="00343424"/>
    <w:rsid w:val="00343448"/>
    <w:rsid w:val="00343664"/>
    <w:rsid w:val="00344A73"/>
    <w:rsid w:val="00344EC1"/>
    <w:rsid w:val="00344FCD"/>
    <w:rsid w:val="003452FB"/>
    <w:rsid w:val="0034549D"/>
    <w:rsid w:val="0034558A"/>
    <w:rsid w:val="00345D3A"/>
    <w:rsid w:val="00345DEF"/>
    <w:rsid w:val="00345F4A"/>
    <w:rsid w:val="003460D0"/>
    <w:rsid w:val="00346284"/>
    <w:rsid w:val="00346E0E"/>
    <w:rsid w:val="00347231"/>
    <w:rsid w:val="003503D5"/>
    <w:rsid w:val="00350A2C"/>
    <w:rsid w:val="00350D80"/>
    <w:rsid w:val="00350FBA"/>
    <w:rsid w:val="00351128"/>
    <w:rsid w:val="00351265"/>
    <w:rsid w:val="00351634"/>
    <w:rsid w:val="00351F54"/>
    <w:rsid w:val="00352241"/>
    <w:rsid w:val="003522E3"/>
    <w:rsid w:val="00352350"/>
    <w:rsid w:val="0035260C"/>
    <w:rsid w:val="00352642"/>
    <w:rsid w:val="003528CF"/>
    <w:rsid w:val="003528E2"/>
    <w:rsid w:val="0035300F"/>
    <w:rsid w:val="003533D4"/>
    <w:rsid w:val="00353790"/>
    <w:rsid w:val="00353BF3"/>
    <w:rsid w:val="003542C9"/>
    <w:rsid w:val="00354CF9"/>
    <w:rsid w:val="00354F5E"/>
    <w:rsid w:val="00355945"/>
    <w:rsid w:val="00355EDE"/>
    <w:rsid w:val="0035637A"/>
    <w:rsid w:val="00356448"/>
    <w:rsid w:val="0035647B"/>
    <w:rsid w:val="00356891"/>
    <w:rsid w:val="003578B0"/>
    <w:rsid w:val="0035790F"/>
    <w:rsid w:val="00357C25"/>
    <w:rsid w:val="00360507"/>
    <w:rsid w:val="003605DD"/>
    <w:rsid w:val="0036193D"/>
    <w:rsid w:val="0036194B"/>
    <w:rsid w:val="00361BDD"/>
    <w:rsid w:val="00361D62"/>
    <w:rsid w:val="00361EA0"/>
    <w:rsid w:val="003620A9"/>
    <w:rsid w:val="003627F8"/>
    <w:rsid w:val="003633CE"/>
    <w:rsid w:val="00363484"/>
    <w:rsid w:val="003634DA"/>
    <w:rsid w:val="0036399E"/>
    <w:rsid w:val="00364942"/>
    <w:rsid w:val="00364947"/>
    <w:rsid w:val="0036499C"/>
    <w:rsid w:val="0036506E"/>
    <w:rsid w:val="00365428"/>
    <w:rsid w:val="00365581"/>
    <w:rsid w:val="00365BD0"/>
    <w:rsid w:val="00365EC1"/>
    <w:rsid w:val="00365FBD"/>
    <w:rsid w:val="003663B0"/>
    <w:rsid w:val="00366A68"/>
    <w:rsid w:val="00366EA7"/>
    <w:rsid w:val="00366EAB"/>
    <w:rsid w:val="00367583"/>
    <w:rsid w:val="00367B07"/>
    <w:rsid w:val="00367F3E"/>
    <w:rsid w:val="003700A7"/>
    <w:rsid w:val="00370965"/>
    <w:rsid w:val="003716AB"/>
    <w:rsid w:val="00371902"/>
    <w:rsid w:val="00371A6C"/>
    <w:rsid w:val="00371CC3"/>
    <w:rsid w:val="003720C0"/>
    <w:rsid w:val="003721B0"/>
    <w:rsid w:val="00372339"/>
    <w:rsid w:val="00372882"/>
    <w:rsid w:val="00372AD4"/>
    <w:rsid w:val="00372C39"/>
    <w:rsid w:val="00372F69"/>
    <w:rsid w:val="003734B1"/>
    <w:rsid w:val="003735EF"/>
    <w:rsid w:val="00373D18"/>
    <w:rsid w:val="00374129"/>
    <w:rsid w:val="003742A4"/>
    <w:rsid w:val="00374433"/>
    <w:rsid w:val="00374560"/>
    <w:rsid w:val="0037487E"/>
    <w:rsid w:val="003748B0"/>
    <w:rsid w:val="00374F65"/>
    <w:rsid w:val="003751C6"/>
    <w:rsid w:val="003752BC"/>
    <w:rsid w:val="003756FB"/>
    <w:rsid w:val="00376081"/>
    <w:rsid w:val="0037679C"/>
    <w:rsid w:val="003769F7"/>
    <w:rsid w:val="0037758A"/>
    <w:rsid w:val="00377B75"/>
    <w:rsid w:val="00377C31"/>
    <w:rsid w:val="00377E47"/>
    <w:rsid w:val="00380231"/>
    <w:rsid w:val="00381213"/>
    <w:rsid w:val="003816EB"/>
    <w:rsid w:val="00381A6C"/>
    <w:rsid w:val="0038201C"/>
    <w:rsid w:val="0038233A"/>
    <w:rsid w:val="00382BAB"/>
    <w:rsid w:val="003834E7"/>
    <w:rsid w:val="00383967"/>
    <w:rsid w:val="00383987"/>
    <w:rsid w:val="003846EA"/>
    <w:rsid w:val="003847B5"/>
    <w:rsid w:val="00384B38"/>
    <w:rsid w:val="00384BD2"/>
    <w:rsid w:val="00384D23"/>
    <w:rsid w:val="00385961"/>
    <w:rsid w:val="00385E62"/>
    <w:rsid w:val="00386205"/>
    <w:rsid w:val="00386212"/>
    <w:rsid w:val="00386739"/>
    <w:rsid w:val="003867DE"/>
    <w:rsid w:val="00386A1E"/>
    <w:rsid w:val="00387103"/>
    <w:rsid w:val="00387B43"/>
    <w:rsid w:val="00390077"/>
    <w:rsid w:val="003906D5"/>
    <w:rsid w:val="00390E3E"/>
    <w:rsid w:val="00390FE4"/>
    <w:rsid w:val="003912E7"/>
    <w:rsid w:val="0039138C"/>
    <w:rsid w:val="003913FC"/>
    <w:rsid w:val="0039182E"/>
    <w:rsid w:val="00391849"/>
    <w:rsid w:val="00391D55"/>
    <w:rsid w:val="00391FD6"/>
    <w:rsid w:val="0039233C"/>
    <w:rsid w:val="003929B4"/>
    <w:rsid w:val="00392A66"/>
    <w:rsid w:val="00393222"/>
    <w:rsid w:val="00393405"/>
    <w:rsid w:val="00393429"/>
    <w:rsid w:val="0039382D"/>
    <w:rsid w:val="00393CF9"/>
    <w:rsid w:val="00393D16"/>
    <w:rsid w:val="00393F07"/>
    <w:rsid w:val="00394330"/>
    <w:rsid w:val="00394704"/>
    <w:rsid w:val="0039478B"/>
    <w:rsid w:val="003948CD"/>
    <w:rsid w:val="00394916"/>
    <w:rsid w:val="00394B60"/>
    <w:rsid w:val="00394D6C"/>
    <w:rsid w:val="00394DEC"/>
    <w:rsid w:val="00394F9E"/>
    <w:rsid w:val="00394FEC"/>
    <w:rsid w:val="0039520F"/>
    <w:rsid w:val="003956BD"/>
    <w:rsid w:val="0039574B"/>
    <w:rsid w:val="00395A1E"/>
    <w:rsid w:val="00395B4C"/>
    <w:rsid w:val="003963B4"/>
    <w:rsid w:val="00396908"/>
    <w:rsid w:val="00397AC9"/>
    <w:rsid w:val="003A0455"/>
    <w:rsid w:val="003A0746"/>
    <w:rsid w:val="003A0BC6"/>
    <w:rsid w:val="003A0E55"/>
    <w:rsid w:val="003A17FA"/>
    <w:rsid w:val="003A1811"/>
    <w:rsid w:val="003A2A32"/>
    <w:rsid w:val="003A2BB1"/>
    <w:rsid w:val="003A2D46"/>
    <w:rsid w:val="003A2F3E"/>
    <w:rsid w:val="003A31BF"/>
    <w:rsid w:val="003A31DF"/>
    <w:rsid w:val="003A327B"/>
    <w:rsid w:val="003A39E9"/>
    <w:rsid w:val="003A4565"/>
    <w:rsid w:val="003A4868"/>
    <w:rsid w:val="003A4B19"/>
    <w:rsid w:val="003A517A"/>
    <w:rsid w:val="003A5623"/>
    <w:rsid w:val="003A599E"/>
    <w:rsid w:val="003A6666"/>
    <w:rsid w:val="003A7720"/>
    <w:rsid w:val="003A78C7"/>
    <w:rsid w:val="003A7BAB"/>
    <w:rsid w:val="003A7CBF"/>
    <w:rsid w:val="003A7D6E"/>
    <w:rsid w:val="003A7D7E"/>
    <w:rsid w:val="003A7E1A"/>
    <w:rsid w:val="003A7F55"/>
    <w:rsid w:val="003B01B9"/>
    <w:rsid w:val="003B1D17"/>
    <w:rsid w:val="003B1F4E"/>
    <w:rsid w:val="003B2379"/>
    <w:rsid w:val="003B25A1"/>
    <w:rsid w:val="003B265F"/>
    <w:rsid w:val="003B2798"/>
    <w:rsid w:val="003B27E5"/>
    <w:rsid w:val="003B2A81"/>
    <w:rsid w:val="003B309B"/>
    <w:rsid w:val="003B31A7"/>
    <w:rsid w:val="003B38FC"/>
    <w:rsid w:val="003B3C6F"/>
    <w:rsid w:val="003B4306"/>
    <w:rsid w:val="003B49E3"/>
    <w:rsid w:val="003B59DC"/>
    <w:rsid w:val="003B6519"/>
    <w:rsid w:val="003B674B"/>
    <w:rsid w:val="003B6CB6"/>
    <w:rsid w:val="003B6F94"/>
    <w:rsid w:val="003B72F5"/>
    <w:rsid w:val="003B7860"/>
    <w:rsid w:val="003C0109"/>
    <w:rsid w:val="003C0706"/>
    <w:rsid w:val="003C0EEC"/>
    <w:rsid w:val="003C0F5A"/>
    <w:rsid w:val="003C1180"/>
    <w:rsid w:val="003C1620"/>
    <w:rsid w:val="003C1F80"/>
    <w:rsid w:val="003C20E6"/>
    <w:rsid w:val="003C2D98"/>
    <w:rsid w:val="003C321D"/>
    <w:rsid w:val="003C366C"/>
    <w:rsid w:val="003C3962"/>
    <w:rsid w:val="003C3B50"/>
    <w:rsid w:val="003C4160"/>
    <w:rsid w:val="003C47E7"/>
    <w:rsid w:val="003C5437"/>
    <w:rsid w:val="003C6157"/>
    <w:rsid w:val="003C6255"/>
    <w:rsid w:val="003C63FF"/>
    <w:rsid w:val="003C65EF"/>
    <w:rsid w:val="003C6796"/>
    <w:rsid w:val="003C6A42"/>
    <w:rsid w:val="003C6DC8"/>
    <w:rsid w:val="003C7158"/>
    <w:rsid w:val="003C78BD"/>
    <w:rsid w:val="003C7A83"/>
    <w:rsid w:val="003C7F1D"/>
    <w:rsid w:val="003D08CB"/>
    <w:rsid w:val="003D12EC"/>
    <w:rsid w:val="003D19E5"/>
    <w:rsid w:val="003D1FB6"/>
    <w:rsid w:val="003D2136"/>
    <w:rsid w:val="003D2284"/>
    <w:rsid w:val="003D2312"/>
    <w:rsid w:val="003D2499"/>
    <w:rsid w:val="003D28A9"/>
    <w:rsid w:val="003D2954"/>
    <w:rsid w:val="003D31C6"/>
    <w:rsid w:val="003D31CA"/>
    <w:rsid w:val="003D3AD5"/>
    <w:rsid w:val="003D3D97"/>
    <w:rsid w:val="003D3ED5"/>
    <w:rsid w:val="003D4DAD"/>
    <w:rsid w:val="003D527E"/>
    <w:rsid w:val="003D562B"/>
    <w:rsid w:val="003D5709"/>
    <w:rsid w:val="003D571E"/>
    <w:rsid w:val="003D622A"/>
    <w:rsid w:val="003D6554"/>
    <w:rsid w:val="003D6C46"/>
    <w:rsid w:val="003D6C68"/>
    <w:rsid w:val="003D6FD6"/>
    <w:rsid w:val="003D7157"/>
    <w:rsid w:val="003D7238"/>
    <w:rsid w:val="003D739E"/>
    <w:rsid w:val="003D7600"/>
    <w:rsid w:val="003D7B2F"/>
    <w:rsid w:val="003D7E42"/>
    <w:rsid w:val="003D7E70"/>
    <w:rsid w:val="003D7FC1"/>
    <w:rsid w:val="003E0513"/>
    <w:rsid w:val="003E0F8E"/>
    <w:rsid w:val="003E0F97"/>
    <w:rsid w:val="003E1424"/>
    <w:rsid w:val="003E14D3"/>
    <w:rsid w:val="003E1F98"/>
    <w:rsid w:val="003E2167"/>
    <w:rsid w:val="003E22A9"/>
    <w:rsid w:val="003E22F9"/>
    <w:rsid w:val="003E23B6"/>
    <w:rsid w:val="003E23BA"/>
    <w:rsid w:val="003E23DA"/>
    <w:rsid w:val="003E2C3F"/>
    <w:rsid w:val="003E30E2"/>
    <w:rsid w:val="003E33D5"/>
    <w:rsid w:val="003E3577"/>
    <w:rsid w:val="003E35A9"/>
    <w:rsid w:val="003E3AAF"/>
    <w:rsid w:val="003E4B8C"/>
    <w:rsid w:val="003E5186"/>
    <w:rsid w:val="003E5999"/>
    <w:rsid w:val="003E5C22"/>
    <w:rsid w:val="003E5CCC"/>
    <w:rsid w:val="003E6618"/>
    <w:rsid w:val="003E66D2"/>
    <w:rsid w:val="003E687A"/>
    <w:rsid w:val="003E707D"/>
    <w:rsid w:val="003F0406"/>
    <w:rsid w:val="003F0A22"/>
    <w:rsid w:val="003F317E"/>
    <w:rsid w:val="003F3510"/>
    <w:rsid w:val="003F369F"/>
    <w:rsid w:val="003F3714"/>
    <w:rsid w:val="003F39DD"/>
    <w:rsid w:val="003F3CF4"/>
    <w:rsid w:val="003F3FFC"/>
    <w:rsid w:val="003F4836"/>
    <w:rsid w:val="003F4A1F"/>
    <w:rsid w:val="003F4E09"/>
    <w:rsid w:val="003F5265"/>
    <w:rsid w:val="003F567C"/>
    <w:rsid w:val="003F590F"/>
    <w:rsid w:val="003F596D"/>
    <w:rsid w:val="003F5AF8"/>
    <w:rsid w:val="003F5BCD"/>
    <w:rsid w:val="003F678D"/>
    <w:rsid w:val="003F6B55"/>
    <w:rsid w:val="003F70DF"/>
    <w:rsid w:val="003F7843"/>
    <w:rsid w:val="003F7DF7"/>
    <w:rsid w:val="003F7FBB"/>
    <w:rsid w:val="00400146"/>
    <w:rsid w:val="00400B08"/>
    <w:rsid w:val="00400D43"/>
    <w:rsid w:val="00400E86"/>
    <w:rsid w:val="004010A8"/>
    <w:rsid w:val="00401356"/>
    <w:rsid w:val="00401358"/>
    <w:rsid w:val="00401451"/>
    <w:rsid w:val="00401A11"/>
    <w:rsid w:val="00401A4E"/>
    <w:rsid w:val="00401F87"/>
    <w:rsid w:val="00402021"/>
    <w:rsid w:val="00402022"/>
    <w:rsid w:val="004029F1"/>
    <w:rsid w:val="00403110"/>
    <w:rsid w:val="00403A2F"/>
    <w:rsid w:val="00403BDC"/>
    <w:rsid w:val="00403DBE"/>
    <w:rsid w:val="004041AA"/>
    <w:rsid w:val="00404374"/>
    <w:rsid w:val="00404474"/>
    <w:rsid w:val="00404F9A"/>
    <w:rsid w:val="00406580"/>
    <w:rsid w:val="004067F4"/>
    <w:rsid w:val="0040681C"/>
    <w:rsid w:val="00406991"/>
    <w:rsid w:val="00406D3C"/>
    <w:rsid w:val="004070FE"/>
    <w:rsid w:val="004072A4"/>
    <w:rsid w:val="00407A1B"/>
    <w:rsid w:val="00410549"/>
    <w:rsid w:val="00410F90"/>
    <w:rsid w:val="0041105F"/>
    <w:rsid w:val="004110D0"/>
    <w:rsid w:val="00411699"/>
    <w:rsid w:val="004116DD"/>
    <w:rsid w:val="00411F48"/>
    <w:rsid w:val="00412106"/>
    <w:rsid w:val="00412392"/>
    <w:rsid w:val="004128AA"/>
    <w:rsid w:val="004129A5"/>
    <w:rsid w:val="004129D6"/>
    <w:rsid w:val="00412AFA"/>
    <w:rsid w:val="00412F07"/>
    <w:rsid w:val="00413444"/>
    <w:rsid w:val="004138E5"/>
    <w:rsid w:val="004144C4"/>
    <w:rsid w:val="00414BE2"/>
    <w:rsid w:val="00414E2C"/>
    <w:rsid w:val="00414F9B"/>
    <w:rsid w:val="00415193"/>
    <w:rsid w:val="00415CF0"/>
    <w:rsid w:val="00415D02"/>
    <w:rsid w:val="0041656C"/>
    <w:rsid w:val="0041731E"/>
    <w:rsid w:val="0041734F"/>
    <w:rsid w:val="00417613"/>
    <w:rsid w:val="00417761"/>
    <w:rsid w:val="00417AE1"/>
    <w:rsid w:val="004202F0"/>
    <w:rsid w:val="00420907"/>
    <w:rsid w:val="00420D38"/>
    <w:rsid w:val="00420FEB"/>
    <w:rsid w:val="00421269"/>
    <w:rsid w:val="004214E4"/>
    <w:rsid w:val="00421C36"/>
    <w:rsid w:val="00421E01"/>
    <w:rsid w:val="00422A5D"/>
    <w:rsid w:val="00422B43"/>
    <w:rsid w:val="00423AA5"/>
    <w:rsid w:val="00423B96"/>
    <w:rsid w:val="00423F2C"/>
    <w:rsid w:val="00423FF8"/>
    <w:rsid w:val="004246B4"/>
    <w:rsid w:val="00424B8D"/>
    <w:rsid w:val="004250A6"/>
    <w:rsid w:val="00425383"/>
    <w:rsid w:val="00425486"/>
    <w:rsid w:val="004257B2"/>
    <w:rsid w:val="0042649F"/>
    <w:rsid w:val="004266F6"/>
    <w:rsid w:val="004267C6"/>
    <w:rsid w:val="004273EB"/>
    <w:rsid w:val="00427AA0"/>
    <w:rsid w:val="00427D15"/>
    <w:rsid w:val="00430158"/>
    <w:rsid w:val="00430586"/>
    <w:rsid w:val="004309D1"/>
    <w:rsid w:val="00430A6D"/>
    <w:rsid w:val="00430DC5"/>
    <w:rsid w:val="0043133F"/>
    <w:rsid w:val="00431388"/>
    <w:rsid w:val="0043170F"/>
    <w:rsid w:val="004321B8"/>
    <w:rsid w:val="00432545"/>
    <w:rsid w:val="00432EDE"/>
    <w:rsid w:val="00433158"/>
    <w:rsid w:val="004333A9"/>
    <w:rsid w:val="00434167"/>
    <w:rsid w:val="0043466D"/>
    <w:rsid w:val="00434771"/>
    <w:rsid w:val="00435085"/>
    <w:rsid w:val="00436724"/>
    <w:rsid w:val="00436C1C"/>
    <w:rsid w:val="00436E84"/>
    <w:rsid w:val="0043757D"/>
    <w:rsid w:val="00437639"/>
    <w:rsid w:val="00440486"/>
    <w:rsid w:val="00440A74"/>
    <w:rsid w:val="00441266"/>
    <w:rsid w:val="0044138F"/>
    <w:rsid w:val="00441E1E"/>
    <w:rsid w:val="00442039"/>
    <w:rsid w:val="00442271"/>
    <w:rsid w:val="004423ED"/>
    <w:rsid w:val="004424F0"/>
    <w:rsid w:val="004425BD"/>
    <w:rsid w:val="0044293C"/>
    <w:rsid w:val="00442CC5"/>
    <w:rsid w:val="00443322"/>
    <w:rsid w:val="00443B78"/>
    <w:rsid w:val="00443C16"/>
    <w:rsid w:val="00443E3D"/>
    <w:rsid w:val="00443F8D"/>
    <w:rsid w:val="00444A2C"/>
    <w:rsid w:val="00444AC0"/>
    <w:rsid w:val="00444B7B"/>
    <w:rsid w:val="00445454"/>
    <w:rsid w:val="00445B87"/>
    <w:rsid w:val="00445F17"/>
    <w:rsid w:val="0044631A"/>
    <w:rsid w:val="00446756"/>
    <w:rsid w:val="00447425"/>
    <w:rsid w:val="00447868"/>
    <w:rsid w:val="004479B2"/>
    <w:rsid w:val="0045005F"/>
    <w:rsid w:val="0045019A"/>
    <w:rsid w:val="004502AC"/>
    <w:rsid w:val="00450323"/>
    <w:rsid w:val="00450C3B"/>
    <w:rsid w:val="0045128C"/>
    <w:rsid w:val="00451858"/>
    <w:rsid w:val="00451B32"/>
    <w:rsid w:val="00452099"/>
    <w:rsid w:val="004521FE"/>
    <w:rsid w:val="0045224F"/>
    <w:rsid w:val="00452402"/>
    <w:rsid w:val="0045255D"/>
    <w:rsid w:val="00452750"/>
    <w:rsid w:val="004527B8"/>
    <w:rsid w:val="0045308B"/>
    <w:rsid w:val="00453295"/>
    <w:rsid w:val="0045362A"/>
    <w:rsid w:val="004537D7"/>
    <w:rsid w:val="00453887"/>
    <w:rsid w:val="004538F8"/>
    <w:rsid w:val="00453E10"/>
    <w:rsid w:val="00454A57"/>
    <w:rsid w:val="00454BF7"/>
    <w:rsid w:val="00454D29"/>
    <w:rsid w:val="00455438"/>
    <w:rsid w:val="00455C33"/>
    <w:rsid w:val="00455CAA"/>
    <w:rsid w:val="00455EF0"/>
    <w:rsid w:val="00456C5F"/>
    <w:rsid w:val="004571AE"/>
    <w:rsid w:val="004572BA"/>
    <w:rsid w:val="004573B9"/>
    <w:rsid w:val="00457C03"/>
    <w:rsid w:val="00457D72"/>
    <w:rsid w:val="00457E4A"/>
    <w:rsid w:val="004600D1"/>
    <w:rsid w:val="004601E0"/>
    <w:rsid w:val="0046035D"/>
    <w:rsid w:val="0046089B"/>
    <w:rsid w:val="00460C85"/>
    <w:rsid w:val="00461037"/>
    <w:rsid w:val="00461524"/>
    <w:rsid w:val="0046193B"/>
    <w:rsid w:val="004619CE"/>
    <w:rsid w:val="00461BFA"/>
    <w:rsid w:val="00461CA2"/>
    <w:rsid w:val="00461F1B"/>
    <w:rsid w:val="004624D2"/>
    <w:rsid w:val="00462E18"/>
    <w:rsid w:val="00462F14"/>
    <w:rsid w:val="0046303B"/>
    <w:rsid w:val="00463581"/>
    <w:rsid w:val="00463638"/>
    <w:rsid w:val="0046367C"/>
    <w:rsid w:val="00463685"/>
    <w:rsid w:val="004638D1"/>
    <w:rsid w:val="00463B73"/>
    <w:rsid w:val="00463FE6"/>
    <w:rsid w:val="004642EF"/>
    <w:rsid w:val="0046485C"/>
    <w:rsid w:val="00464929"/>
    <w:rsid w:val="00464B3B"/>
    <w:rsid w:val="00464CE2"/>
    <w:rsid w:val="00464CEC"/>
    <w:rsid w:val="00464DD8"/>
    <w:rsid w:val="004655A3"/>
    <w:rsid w:val="00465848"/>
    <w:rsid w:val="004658CD"/>
    <w:rsid w:val="00465ED0"/>
    <w:rsid w:val="004677B0"/>
    <w:rsid w:val="00470153"/>
    <w:rsid w:val="00470373"/>
    <w:rsid w:val="00470696"/>
    <w:rsid w:val="004709C4"/>
    <w:rsid w:val="00470B3F"/>
    <w:rsid w:val="00470EDF"/>
    <w:rsid w:val="00471552"/>
    <w:rsid w:val="004718A5"/>
    <w:rsid w:val="00471C3D"/>
    <w:rsid w:val="00471DD8"/>
    <w:rsid w:val="00472369"/>
    <w:rsid w:val="00472666"/>
    <w:rsid w:val="0047290E"/>
    <w:rsid w:val="00472D24"/>
    <w:rsid w:val="00472EAE"/>
    <w:rsid w:val="00473059"/>
    <w:rsid w:val="00473627"/>
    <w:rsid w:val="004736B1"/>
    <w:rsid w:val="004736D3"/>
    <w:rsid w:val="00473AAB"/>
    <w:rsid w:val="00473BCC"/>
    <w:rsid w:val="00473F27"/>
    <w:rsid w:val="0047426F"/>
    <w:rsid w:val="00474673"/>
    <w:rsid w:val="0047479E"/>
    <w:rsid w:val="00474DA1"/>
    <w:rsid w:val="00474E17"/>
    <w:rsid w:val="0047614C"/>
    <w:rsid w:val="004762DC"/>
    <w:rsid w:val="00476B84"/>
    <w:rsid w:val="0047703D"/>
    <w:rsid w:val="004776E5"/>
    <w:rsid w:val="004776EC"/>
    <w:rsid w:val="0047781A"/>
    <w:rsid w:val="0048000C"/>
    <w:rsid w:val="0048030C"/>
    <w:rsid w:val="0048082E"/>
    <w:rsid w:val="00480864"/>
    <w:rsid w:val="00480B6C"/>
    <w:rsid w:val="00480BA8"/>
    <w:rsid w:val="00480D10"/>
    <w:rsid w:val="00480EE8"/>
    <w:rsid w:val="00480F20"/>
    <w:rsid w:val="00480F5F"/>
    <w:rsid w:val="0048153A"/>
    <w:rsid w:val="00481F71"/>
    <w:rsid w:val="00482B5E"/>
    <w:rsid w:val="00482CA0"/>
    <w:rsid w:val="00482D3D"/>
    <w:rsid w:val="00482F57"/>
    <w:rsid w:val="004835B0"/>
    <w:rsid w:val="00483797"/>
    <w:rsid w:val="00483ABB"/>
    <w:rsid w:val="00483D69"/>
    <w:rsid w:val="0048417B"/>
    <w:rsid w:val="00484182"/>
    <w:rsid w:val="0048419B"/>
    <w:rsid w:val="00484743"/>
    <w:rsid w:val="00484D2A"/>
    <w:rsid w:val="00484D9F"/>
    <w:rsid w:val="00484ECC"/>
    <w:rsid w:val="004865BD"/>
    <w:rsid w:val="00486A0A"/>
    <w:rsid w:val="004877EF"/>
    <w:rsid w:val="00487AAC"/>
    <w:rsid w:val="00487AB6"/>
    <w:rsid w:val="00487B2E"/>
    <w:rsid w:val="004901E3"/>
    <w:rsid w:val="00490670"/>
    <w:rsid w:val="004909D4"/>
    <w:rsid w:val="00490C9F"/>
    <w:rsid w:val="00490E0B"/>
    <w:rsid w:val="00491813"/>
    <w:rsid w:val="00491CFB"/>
    <w:rsid w:val="00491D4C"/>
    <w:rsid w:val="0049239F"/>
    <w:rsid w:val="004923CF"/>
    <w:rsid w:val="00492924"/>
    <w:rsid w:val="004931B4"/>
    <w:rsid w:val="0049355A"/>
    <w:rsid w:val="00493C91"/>
    <w:rsid w:val="00493DD9"/>
    <w:rsid w:val="00493F68"/>
    <w:rsid w:val="00493FB7"/>
    <w:rsid w:val="004947D9"/>
    <w:rsid w:val="00494D42"/>
    <w:rsid w:val="00495354"/>
    <w:rsid w:val="00495518"/>
    <w:rsid w:val="00495545"/>
    <w:rsid w:val="00495CC3"/>
    <w:rsid w:val="004962AC"/>
    <w:rsid w:val="00496373"/>
    <w:rsid w:val="004965AB"/>
    <w:rsid w:val="004965CD"/>
    <w:rsid w:val="004968BB"/>
    <w:rsid w:val="00496BB2"/>
    <w:rsid w:val="00496CB3"/>
    <w:rsid w:val="00496D0B"/>
    <w:rsid w:val="00497744"/>
    <w:rsid w:val="004A0300"/>
    <w:rsid w:val="004A073A"/>
    <w:rsid w:val="004A2021"/>
    <w:rsid w:val="004A2036"/>
    <w:rsid w:val="004A213B"/>
    <w:rsid w:val="004A21A6"/>
    <w:rsid w:val="004A22CD"/>
    <w:rsid w:val="004A256F"/>
    <w:rsid w:val="004A264B"/>
    <w:rsid w:val="004A281E"/>
    <w:rsid w:val="004A2F62"/>
    <w:rsid w:val="004A380A"/>
    <w:rsid w:val="004A3A26"/>
    <w:rsid w:val="004A3BF2"/>
    <w:rsid w:val="004A3CA8"/>
    <w:rsid w:val="004A41B1"/>
    <w:rsid w:val="004A4455"/>
    <w:rsid w:val="004A5715"/>
    <w:rsid w:val="004A5CFE"/>
    <w:rsid w:val="004A6363"/>
    <w:rsid w:val="004A6511"/>
    <w:rsid w:val="004A691A"/>
    <w:rsid w:val="004A6980"/>
    <w:rsid w:val="004A6D58"/>
    <w:rsid w:val="004A6EED"/>
    <w:rsid w:val="004A742A"/>
    <w:rsid w:val="004A74D1"/>
    <w:rsid w:val="004A7856"/>
    <w:rsid w:val="004A7E9A"/>
    <w:rsid w:val="004A7EDC"/>
    <w:rsid w:val="004B07CD"/>
    <w:rsid w:val="004B088F"/>
    <w:rsid w:val="004B0A02"/>
    <w:rsid w:val="004B0D29"/>
    <w:rsid w:val="004B0DB2"/>
    <w:rsid w:val="004B138D"/>
    <w:rsid w:val="004B2615"/>
    <w:rsid w:val="004B303E"/>
    <w:rsid w:val="004B3294"/>
    <w:rsid w:val="004B3685"/>
    <w:rsid w:val="004B373F"/>
    <w:rsid w:val="004B389C"/>
    <w:rsid w:val="004B3BF2"/>
    <w:rsid w:val="004B3E5D"/>
    <w:rsid w:val="004B4C7A"/>
    <w:rsid w:val="004B4FF8"/>
    <w:rsid w:val="004B51AC"/>
    <w:rsid w:val="004B5255"/>
    <w:rsid w:val="004B5274"/>
    <w:rsid w:val="004B56FB"/>
    <w:rsid w:val="004B5B4B"/>
    <w:rsid w:val="004B5CCE"/>
    <w:rsid w:val="004B63B5"/>
    <w:rsid w:val="004B7D18"/>
    <w:rsid w:val="004C0324"/>
    <w:rsid w:val="004C05C2"/>
    <w:rsid w:val="004C1A99"/>
    <w:rsid w:val="004C22E4"/>
    <w:rsid w:val="004C2968"/>
    <w:rsid w:val="004C2E3A"/>
    <w:rsid w:val="004C2EF2"/>
    <w:rsid w:val="004C2EFB"/>
    <w:rsid w:val="004C3120"/>
    <w:rsid w:val="004C31F8"/>
    <w:rsid w:val="004C32C8"/>
    <w:rsid w:val="004C3560"/>
    <w:rsid w:val="004C3613"/>
    <w:rsid w:val="004C3FD6"/>
    <w:rsid w:val="004C4EA9"/>
    <w:rsid w:val="004C5338"/>
    <w:rsid w:val="004C53BA"/>
    <w:rsid w:val="004C58A4"/>
    <w:rsid w:val="004C5DE2"/>
    <w:rsid w:val="004C5E1D"/>
    <w:rsid w:val="004C6318"/>
    <w:rsid w:val="004C681D"/>
    <w:rsid w:val="004C6AC4"/>
    <w:rsid w:val="004C7CEC"/>
    <w:rsid w:val="004D0622"/>
    <w:rsid w:val="004D078B"/>
    <w:rsid w:val="004D0A71"/>
    <w:rsid w:val="004D0C90"/>
    <w:rsid w:val="004D0D89"/>
    <w:rsid w:val="004D14D9"/>
    <w:rsid w:val="004D1688"/>
    <w:rsid w:val="004D1801"/>
    <w:rsid w:val="004D1DC1"/>
    <w:rsid w:val="004D1E31"/>
    <w:rsid w:val="004D2982"/>
    <w:rsid w:val="004D2D27"/>
    <w:rsid w:val="004D2F62"/>
    <w:rsid w:val="004D36F2"/>
    <w:rsid w:val="004D3D0B"/>
    <w:rsid w:val="004D3DF8"/>
    <w:rsid w:val="004D45EF"/>
    <w:rsid w:val="004D4C29"/>
    <w:rsid w:val="004D5262"/>
    <w:rsid w:val="004D528B"/>
    <w:rsid w:val="004D5669"/>
    <w:rsid w:val="004D5879"/>
    <w:rsid w:val="004D5967"/>
    <w:rsid w:val="004D59C0"/>
    <w:rsid w:val="004D5C87"/>
    <w:rsid w:val="004D621B"/>
    <w:rsid w:val="004D6C60"/>
    <w:rsid w:val="004D6F6C"/>
    <w:rsid w:val="004D70E4"/>
    <w:rsid w:val="004D711A"/>
    <w:rsid w:val="004D7954"/>
    <w:rsid w:val="004E03D3"/>
    <w:rsid w:val="004E0656"/>
    <w:rsid w:val="004E0A77"/>
    <w:rsid w:val="004E0BF4"/>
    <w:rsid w:val="004E0E2C"/>
    <w:rsid w:val="004E0E53"/>
    <w:rsid w:val="004E103D"/>
    <w:rsid w:val="004E14A9"/>
    <w:rsid w:val="004E1A09"/>
    <w:rsid w:val="004E1E20"/>
    <w:rsid w:val="004E2102"/>
    <w:rsid w:val="004E22DC"/>
    <w:rsid w:val="004E2657"/>
    <w:rsid w:val="004E27DD"/>
    <w:rsid w:val="004E293F"/>
    <w:rsid w:val="004E297F"/>
    <w:rsid w:val="004E2AA4"/>
    <w:rsid w:val="004E32CE"/>
    <w:rsid w:val="004E4130"/>
    <w:rsid w:val="004E4570"/>
    <w:rsid w:val="004E473B"/>
    <w:rsid w:val="004E47BD"/>
    <w:rsid w:val="004E5059"/>
    <w:rsid w:val="004E5EF1"/>
    <w:rsid w:val="004E5F78"/>
    <w:rsid w:val="004E6A65"/>
    <w:rsid w:val="004E6E0F"/>
    <w:rsid w:val="004E6F3C"/>
    <w:rsid w:val="004E710D"/>
    <w:rsid w:val="004E72B5"/>
    <w:rsid w:val="004E745C"/>
    <w:rsid w:val="004E7B4E"/>
    <w:rsid w:val="004F0EB2"/>
    <w:rsid w:val="004F1022"/>
    <w:rsid w:val="004F1C1F"/>
    <w:rsid w:val="004F2074"/>
    <w:rsid w:val="004F2331"/>
    <w:rsid w:val="004F256B"/>
    <w:rsid w:val="004F269E"/>
    <w:rsid w:val="004F2AC2"/>
    <w:rsid w:val="004F2AFD"/>
    <w:rsid w:val="004F2D3F"/>
    <w:rsid w:val="004F30E6"/>
    <w:rsid w:val="004F3648"/>
    <w:rsid w:val="004F3D9E"/>
    <w:rsid w:val="004F41A8"/>
    <w:rsid w:val="004F4255"/>
    <w:rsid w:val="004F4293"/>
    <w:rsid w:val="004F4C51"/>
    <w:rsid w:val="004F51C9"/>
    <w:rsid w:val="004F590D"/>
    <w:rsid w:val="004F5E0E"/>
    <w:rsid w:val="004F69E1"/>
    <w:rsid w:val="004F6EBA"/>
    <w:rsid w:val="004F6F63"/>
    <w:rsid w:val="004F7457"/>
    <w:rsid w:val="004F77E6"/>
    <w:rsid w:val="004F7E24"/>
    <w:rsid w:val="005003DF"/>
    <w:rsid w:val="00500645"/>
    <w:rsid w:val="0050097F"/>
    <w:rsid w:val="00500A4A"/>
    <w:rsid w:val="00501B5F"/>
    <w:rsid w:val="00501B71"/>
    <w:rsid w:val="00502A83"/>
    <w:rsid w:val="00502C61"/>
    <w:rsid w:val="00502E00"/>
    <w:rsid w:val="005031F1"/>
    <w:rsid w:val="0050386B"/>
    <w:rsid w:val="00504614"/>
    <w:rsid w:val="00504D3C"/>
    <w:rsid w:val="00505C9A"/>
    <w:rsid w:val="00505EAC"/>
    <w:rsid w:val="005071BE"/>
    <w:rsid w:val="005077FA"/>
    <w:rsid w:val="00507D75"/>
    <w:rsid w:val="005100DE"/>
    <w:rsid w:val="00510272"/>
    <w:rsid w:val="00510632"/>
    <w:rsid w:val="00510949"/>
    <w:rsid w:val="00510AFE"/>
    <w:rsid w:val="00510F43"/>
    <w:rsid w:val="00511806"/>
    <w:rsid w:val="00511A02"/>
    <w:rsid w:val="00511A9A"/>
    <w:rsid w:val="00512786"/>
    <w:rsid w:val="00512E62"/>
    <w:rsid w:val="005132D1"/>
    <w:rsid w:val="00513AC8"/>
    <w:rsid w:val="00513BDF"/>
    <w:rsid w:val="00513E69"/>
    <w:rsid w:val="00514262"/>
    <w:rsid w:val="00514F38"/>
    <w:rsid w:val="00515B00"/>
    <w:rsid w:val="00516E15"/>
    <w:rsid w:val="0051729D"/>
    <w:rsid w:val="005178A7"/>
    <w:rsid w:val="00517C6E"/>
    <w:rsid w:val="005208C7"/>
    <w:rsid w:val="0052091B"/>
    <w:rsid w:val="00520B0C"/>
    <w:rsid w:val="00520DDE"/>
    <w:rsid w:val="00520FD1"/>
    <w:rsid w:val="005213A4"/>
    <w:rsid w:val="00521F86"/>
    <w:rsid w:val="00522BE0"/>
    <w:rsid w:val="005234A5"/>
    <w:rsid w:val="0052420C"/>
    <w:rsid w:val="0052452F"/>
    <w:rsid w:val="0052576E"/>
    <w:rsid w:val="00525782"/>
    <w:rsid w:val="005257E9"/>
    <w:rsid w:val="00526535"/>
    <w:rsid w:val="00527357"/>
    <w:rsid w:val="005273A8"/>
    <w:rsid w:val="00527575"/>
    <w:rsid w:val="005276CE"/>
    <w:rsid w:val="0052798D"/>
    <w:rsid w:val="0053084F"/>
    <w:rsid w:val="005316C1"/>
    <w:rsid w:val="0053180E"/>
    <w:rsid w:val="005318C9"/>
    <w:rsid w:val="00531BA7"/>
    <w:rsid w:val="00531D76"/>
    <w:rsid w:val="00531E98"/>
    <w:rsid w:val="00531F43"/>
    <w:rsid w:val="00532421"/>
    <w:rsid w:val="00532F3B"/>
    <w:rsid w:val="0053330A"/>
    <w:rsid w:val="005334DE"/>
    <w:rsid w:val="00533508"/>
    <w:rsid w:val="00533A39"/>
    <w:rsid w:val="00533BBF"/>
    <w:rsid w:val="00534345"/>
    <w:rsid w:val="005343D4"/>
    <w:rsid w:val="0053446E"/>
    <w:rsid w:val="0053463F"/>
    <w:rsid w:val="00534A5C"/>
    <w:rsid w:val="00534C7D"/>
    <w:rsid w:val="00534CE0"/>
    <w:rsid w:val="00535866"/>
    <w:rsid w:val="00536472"/>
    <w:rsid w:val="00536B02"/>
    <w:rsid w:val="00536B8A"/>
    <w:rsid w:val="005371FB"/>
    <w:rsid w:val="00537730"/>
    <w:rsid w:val="00537807"/>
    <w:rsid w:val="00537A25"/>
    <w:rsid w:val="00537AB7"/>
    <w:rsid w:val="00540158"/>
    <w:rsid w:val="005403EC"/>
    <w:rsid w:val="0054053F"/>
    <w:rsid w:val="0054068D"/>
    <w:rsid w:val="00540AD8"/>
    <w:rsid w:val="00540C3B"/>
    <w:rsid w:val="00540EDA"/>
    <w:rsid w:val="00541335"/>
    <w:rsid w:val="00541344"/>
    <w:rsid w:val="005429CD"/>
    <w:rsid w:val="0054386D"/>
    <w:rsid w:val="005439EA"/>
    <w:rsid w:val="00543EFF"/>
    <w:rsid w:val="00543F8A"/>
    <w:rsid w:val="005442A3"/>
    <w:rsid w:val="00544A1B"/>
    <w:rsid w:val="00544FE4"/>
    <w:rsid w:val="00545A64"/>
    <w:rsid w:val="00545D56"/>
    <w:rsid w:val="0054637D"/>
    <w:rsid w:val="00546FEA"/>
    <w:rsid w:val="00547000"/>
    <w:rsid w:val="00547260"/>
    <w:rsid w:val="005475A7"/>
    <w:rsid w:val="00547E7F"/>
    <w:rsid w:val="005502E9"/>
    <w:rsid w:val="0055040B"/>
    <w:rsid w:val="005509A5"/>
    <w:rsid w:val="00550A5B"/>
    <w:rsid w:val="00550ACA"/>
    <w:rsid w:val="00550B6E"/>
    <w:rsid w:val="00550C5F"/>
    <w:rsid w:val="00550ED0"/>
    <w:rsid w:val="005510DA"/>
    <w:rsid w:val="00551471"/>
    <w:rsid w:val="0055177B"/>
    <w:rsid w:val="0055191E"/>
    <w:rsid w:val="00551EDE"/>
    <w:rsid w:val="0055246F"/>
    <w:rsid w:val="005526D9"/>
    <w:rsid w:val="00552B27"/>
    <w:rsid w:val="00552E01"/>
    <w:rsid w:val="00552FD0"/>
    <w:rsid w:val="00553206"/>
    <w:rsid w:val="0055353E"/>
    <w:rsid w:val="005536A7"/>
    <w:rsid w:val="00553DFE"/>
    <w:rsid w:val="0055530A"/>
    <w:rsid w:val="005558F8"/>
    <w:rsid w:val="0055647F"/>
    <w:rsid w:val="0055649A"/>
    <w:rsid w:val="00556637"/>
    <w:rsid w:val="00556731"/>
    <w:rsid w:val="00556944"/>
    <w:rsid w:val="005571B9"/>
    <w:rsid w:val="00557B9C"/>
    <w:rsid w:val="005600DF"/>
    <w:rsid w:val="005600E9"/>
    <w:rsid w:val="005608FA"/>
    <w:rsid w:val="00560929"/>
    <w:rsid w:val="00560ACD"/>
    <w:rsid w:val="00560D4B"/>
    <w:rsid w:val="00560EF3"/>
    <w:rsid w:val="00561809"/>
    <w:rsid w:val="00561BB7"/>
    <w:rsid w:val="00562085"/>
    <w:rsid w:val="00562128"/>
    <w:rsid w:val="005623BE"/>
    <w:rsid w:val="00562878"/>
    <w:rsid w:val="0056291B"/>
    <w:rsid w:val="005629B7"/>
    <w:rsid w:val="00562C2F"/>
    <w:rsid w:val="0056351C"/>
    <w:rsid w:val="00563773"/>
    <w:rsid w:val="00563B54"/>
    <w:rsid w:val="00563E89"/>
    <w:rsid w:val="0056478D"/>
    <w:rsid w:val="00564859"/>
    <w:rsid w:val="005653B4"/>
    <w:rsid w:val="0056544F"/>
    <w:rsid w:val="00565D61"/>
    <w:rsid w:val="00565ECD"/>
    <w:rsid w:val="00566B8A"/>
    <w:rsid w:val="00566E95"/>
    <w:rsid w:val="0056700D"/>
    <w:rsid w:val="0056702D"/>
    <w:rsid w:val="00570C86"/>
    <w:rsid w:val="00570EDF"/>
    <w:rsid w:val="00571386"/>
    <w:rsid w:val="005716F5"/>
    <w:rsid w:val="005719B1"/>
    <w:rsid w:val="00571AE2"/>
    <w:rsid w:val="00571B3E"/>
    <w:rsid w:val="00571B6B"/>
    <w:rsid w:val="005724C4"/>
    <w:rsid w:val="00573228"/>
    <w:rsid w:val="005732A4"/>
    <w:rsid w:val="0057388C"/>
    <w:rsid w:val="00573C77"/>
    <w:rsid w:val="00573DD8"/>
    <w:rsid w:val="005742C6"/>
    <w:rsid w:val="005748FA"/>
    <w:rsid w:val="00574989"/>
    <w:rsid w:val="00574B4E"/>
    <w:rsid w:val="00574D8F"/>
    <w:rsid w:val="00574E58"/>
    <w:rsid w:val="00574EC4"/>
    <w:rsid w:val="00574F8D"/>
    <w:rsid w:val="00575080"/>
    <w:rsid w:val="0057534C"/>
    <w:rsid w:val="005754C7"/>
    <w:rsid w:val="00575FE4"/>
    <w:rsid w:val="005772B0"/>
    <w:rsid w:val="00577515"/>
    <w:rsid w:val="00577661"/>
    <w:rsid w:val="005803B2"/>
    <w:rsid w:val="00580E4A"/>
    <w:rsid w:val="005811B1"/>
    <w:rsid w:val="00581681"/>
    <w:rsid w:val="00581A1D"/>
    <w:rsid w:val="00581AF5"/>
    <w:rsid w:val="00581DE3"/>
    <w:rsid w:val="00582317"/>
    <w:rsid w:val="005827E1"/>
    <w:rsid w:val="005827FF"/>
    <w:rsid w:val="00582B87"/>
    <w:rsid w:val="00582CF4"/>
    <w:rsid w:val="00582EEE"/>
    <w:rsid w:val="0058318F"/>
    <w:rsid w:val="005845B9"/>
    <w:rsid w:val="00584774"/>
    <w:rsid w:val="00584E54"/>
    <w:rsid w:val="00585228"/>
    <w:rsid w:val="005863EB"/>
    <w:rsid w:val="005864B3"/>
    <w:rsid w:val="005865DD"/>
    <w:rsid w:val="00586A1D"/>
    <w:rsid w:val="00586AE5"/>
    <w:rsid w:val="005902C7"/>
    <w:rsid w:val="00590317"/>
    <w:rsid w:val="005905F5"/>
    <w:rsid w:val="0059078B"/>
    <w:rsid w:val="005910AA"/>
    <w:rsid w:val="005923DC"/>
    <w:rsid w:val="0059240E"/>
    <w:rsid w:val="005924F9"/>
    <w:rsid w:val="00592730"/>
    <w:rsid w:val="00593011"/>
    <w:rsid w:val="005932FD"/>
    <w:rsid w:val="00594419"/>
    <w:rsid w:val="00594E05"/>
    <w:rsid w:val="0059508D"/>
    <w:rsid w:val="00595174"/>
    <w:rsid w:val="005951B0"/>
    <w:rsid w:val="00595DCC"/>
    <w:rsid w:val="00596116"/>
    <w:rsid w:val="005961EA"/>
    <w:rsid w:val="00596AC3"/>
    <w:rsid w:val="005979B8"/>
    <w:rsid w:val="00597A69"/>
    <w:rsid w:val="005A0176"/>
    <w:rsid w:val="005A092C"/>
    <w:rsid w:val="005A10A3"/>
    <w:rsid w:val="005A118D"/>
    <w:rsid w:val="005A1B5C"/>
    <w:rsid w:val="005A226E"/>
    <w:rsid w:val="005A280A"/>
    <w:rsid w:val="005A2B08"/>
    <w:rsid w:val="005A2DF3"/>
    <w:rsid w:val="005A3544"/>
    <w:rsid w:val="005A3D21"/>
    <w:rsid w:val="005A49F0"/>
    <w:rsid w:val="005A4F36"/>
    <w:rsid w:val="005A57EA"/>
    <w:rsid w:val="005A5D0A"/>
    <w:rsid w:val="005A62D0"/>
    <w:rsid w:val="005A63DD"/>
    <w:rsid w:val="005A673B"/>
    <w:rsid w:val="005A6F51"/>
    <w:rsid w:val="005A6F8F"/>
    <w:rsid w:val="005A7065"/>
    <w:rsid w:val="005A7376"/>
    <w:rsid w:val="005A745B"/>
    <w:rsid w:val="005B05F9"/>
    <w:rsid w:val="005B0C67"/>
    <w:rsid w:val="005B1739"/>
    <w:rsid w:val="005B17C7"/>
    <w:rsid w:val="005B2625"/>
    <w:rsid w:val="005B2ACE"/>
    <w:rsid w:val="005B339B"/>
    <w:rsid w:val="005B34A7"/>
    <w:rsid w:val="005B4176"/>
    <w:rsid w:val="005B4320"/>
    <w:rsid w:val="005B4377"/>
    <w:rsid w:val="005B4A01"/>
    <w:rsid w:val="005B4FF0"/>
    <w:rsid w:val="005B5166"/>
    <w:rsid w:val="005B54F5"/>
    <w:rsid w:val="005B57D6"/>
    <w:rsid w:val="005B58A6"/>
    <w:rsid w:val="005B58CB"/>
    <w:rsid w:val="005B5C55"/>
    <w:rsid w:val="005B62C5"/>
    <w:rsid w:val="005B6632"/>
    <w:rsid w:val="005B6B68"/>
    <w:rsid w:val="005B6F12"/>
    <w:rsid w:val="005B7012"/>
    <w:rsid w:val="005B756A"/>
    <w:rsid w:val="005B76C7"/>
    <w:rsid w:val="005B7729"/>
    <w:rsid w:val="005B773E"/>
    <w:rsid w:val="005B7B69"/>
    <w:rsid w:val="005C07A3"/>
    <w:rsid w:val="005C11FD"/>
    <w:rsid w:val="005C16F7"/>
    <w:rsid w:val="005C17EE"/>
    <w:rsid w:val="005C1E32"/>
    <w:rsid w:val="005C2185"/>
    <w:rsid w:val="005C23BD"/>
    <w:rsid w:val="005C25A2"/>
    <w:rsid w:val="005C2935"/>
    <w:rsid w:val="005C2D02"/>
    <w:rsid w:val="005C2FFF"/>
    <w:rsid w:val="005C3197"/>
    <w:rsid w:val="005C33C0"/>
    <w:rsid w:val="005C378C"/>
    <w:rsid w:val="005C3E26"/>
    <w:rsid w:val="005C4884"/>
    <w:rsid w:val="005C4EB0"/>
    <w:rsid w:val="005C4F74"/>
    <w:rsid w:val="005C63A4"/>
    <w:rsid w:val="005C6C8B"/>
    <w:rsid w:val="005C7184"/>
    <w:rsid w:val="005C73EB"/>
    <w:rsid w:val="005C7B9B"/>
    <w:rsid w:val="005D074C"/>
    <w:rsid w:val="005D076A"/>
    <w:rsid w:val="005D0ACC"/>
    <w:rsid w:val="005D0BC7"/>
    <w:rsid w:val="005D0BF6"/>
    <w:rsid w:val="005D13F4"/>
    <w:rsid w:val="005D150F"/>
    <w:rsid w:val="005D17B2"/>
    <w:rsid w:val="005D189C"/>
    <w:rsid w:val="005D19A7"/>
    <w:rsid w:val="005D1B5A"/>
    <w:rsid w:val="005D1D62"/>
    <w:rsid w:val="005D203B"/>
    <w:rsid w:val="005D205A"/>
    <w:rsid w:val="005D258D"/>
    <w:rsid w:val="005D26A5"/>
    <w:rsid w:val="005D28A4"/>
    <w:rsid w:val="005D28D1"/>
    <w:rsid w:val="005D29E4"/>
    <w:rsid w:val="005D305E"/>
    <w:rsid w:val="005D30C5"/>
    <w:rsid w:val="005D3F10"/>
    <w:rsid w:val="005D4337"/>
    <w:rsid w:val="005D43FD"/>
    <w:rsid w:val="005D54DD"/>
    <w:rsid w:val="005D57AE"/>
    <w:rsid w:val="005D68A6"/>
    <w:rsid w:val="005D6926"/>
    <w:rsid w:val="005D6A38"/>
    <w:rsid w:val="005D6BCC"/>
    <w:rsid w:val="005D6DBC"/>
    <w:rsid w:val="005D7577"/>
    <w:rsid w:val="005D7FEE"/>
    <w:rsid w:val="005E015A"/>
    <w:rsid w:val="005E0848"/>
    <w:rsid w:val="005E0903"/>
    <w:rsid w:val="005E0F17"/>
    <w:rsid w:val="005E0F2D"/>
    <w:rsid w:val="005E15BA"/>
    <w:rsid w:val="005E1CED"/>
    <w:rsid w:val="005E25AE"/>
    <w:rsid w:val="005E2809"/>
    <w:rsid w:val="005E2C58"/>
    <w:rsid w:val="005E3353"/>
    <w:rsid w:val="005E3A1B"/>
    <w:rsid w:val="005E3B8F"/>
    <w:rsid w:val="005E4726"/>
    <w:rsid w:val="005E4B5E"/>
    <w:rsid w:val="005E4DE8"/>
    <w:rsid w:val="005E4FAD"/>
    <w:rsid w:val="005E5A3E"/>
    <w:rsid w:val="005E68D0"/>
    <w:rsid w:val="005E6D03"/>
    <w:rsid w:val="005E6DC7"/>
    <w:rsid w:val="005E7480"/>
    <w:rsid w:val="005E755F"/>
    <w:rsid w:val="005E7580"/>
    <w:rsid w:val="005E78DD"/>
    <w:rsid w:val="005E7DB8"/>
    <w:rsid w:val="005F00CC"/>
    <w:rsid w:val="005F0502"/>
    <w:rsid w:val="005F07A9"/>
    <w:rsid w:val="005F11E9"/>
    <w:rsid w:val="005F144C"/>
    <w:rsid w:val="005F187B"/>
    <w:rsid w:val="005F19ED"/>
    <w:rsid w:val="005F1D27"/>
    <w:rsid w:val="005F1F0E"/>
    <w:rsid w:val="005F2091"/>
    <w:rsid w:val="005F2245"/>
    <w:rsid w:val="005F23DC"/>
    <w:rsid w:val="005F2473"/>
    <w:rsid w:val="005F274E"/>
    <w:rsid w:val="005F3037"/>
    <w:rsid w:val="005F3935"/>
    <w:rsid w:val="005F4357"/>
    <w:rsid w:val="005F47C1"/>
    <w:rsid w:val="005F565B"/>
    <w:rsid w:val="005F6298"/>
    <w:rsid w:val="005F64DA"/>
    <w:rsid w:val="005F68E0"/>
    <w:rsid w:val="005F6BCF"/>
    <w:rsid w:val="005F74F1"/>
    <w:rsid w:val="005F772E"/>
    <w:rsid w:val="006004AC"/>
    <w:rsid w:val="00600B6E"/>
    <w:rsid w:val="00600D2B"/>
    <w:rsid w:val="00600E49"/>
    <w:rsid w:val="00600F08"/>
    <w:rsid w:val="0060112C"/>
    <w:rsid w:val="00601676"/>
    <w:rsid w:val="006020F0"/>
    <w:rsid w:val="006024DA"/>
    <w:rsid w:val="00602508"/>
    <w:rsid w:val="0060256B"/>
    <w:rsid w:val="0060290F"/>
    <w:rsid w:val="00602D71"/>
    <w:rsid w:val="00602DEF"/>
    <w:rsid w:val="0060396B"/>
    <w:rsid w:val="00603E1A"/>
    <w:rsid w:val="00603E62"/>
    <w:rsid w:val="006041E4"/>
    <w:rsid w:val="00604494"/>
    <w:rsid w:val="00604842"/>
    <w:rsid w:val="00604A81"/>
    <w:rsid w:val="00604F02"/>
    <w:rsid w:val="00605863"/>
    <w:rsid w:val="00605D03"/>
    <w:rsid w:val="00606558"/>
    <w:rsid w:val="00606777"/>
    <w:rsid w:val="00606997"/>
    <w:rsid w:val="00606B4B"/>
    <w:rsid w:val="00606D2B"/>
    <w:rsid w:val="006072CE"/>
    <w:rsid w:val="006074D9"/>
    <w:rsid w:val="006078BA"/>
    <w:rsid w:val="00607A5F"/>
    <w:rsid w:val="0061021D"/>
    <w:rsid w:val="006105F5"/>
    <w:rsid w:val="0061114F"/>
    <w:rsid w:val="00611161"/>
    <w:rsid w:val="00611366"/>
    <w:rsid w:val="0061146D"/>
    <w:rsid w:val="006120A7"/>
    <w:rsid w:val="00612277"/>
    <w:rsid w:val="006128F3"/>
    <w:rsid w:val="006129C2"/>
    <w:rsid w:val="00612BB5"/>
    <w:rsid w:val="0061346D"/>
    <w:rsid w:val="00613B55"/>
    <w:rsid w:val="00613E4D"/>
    <w:rsid w:val="00614172"/>
    <w:rsid w:val="006141C5"/>
    <w:rsid w:val="00614503"/>
    <w:rsid w:val="00614A12"/>
    <w:rsid w:val="00614FAB"/>
    <w:rsid w:val="00615256"/>
    <w:rsid w:val="0061564E"/>
    <w:rsid w:val="00615A04"/>
    <w:rsid w:val="00615A74"/>
    <w:rsid w:val="00615DE2"/>
    <w:rsid w:val="006168F7"/>
    <w:rsid w:val="00616DC0"/>
    <w:rsid w:val="0061761F"/>
    <w:rsid w:val="00617D49"/>
    <w:rsid w:val="00617EE6"/>
    <w:rsid w:val="00617FBC"/>
    <w:rsid w:val="00620419"/>
    <w:rsid w:val="0062042F"/>
    <w:rsid w:val="00620C5F"/>
    <w:rsid w:val="00620F16"/>
    <w:rsid w:val="00620F82"/>
    <w:rsid w:val="0062101C"/>
    <w:rsid w:val="00621272"/>
    <w:rsid w:val="0062167F"/>
    <w:rsid w:val="006219B7"/>
    <w:rsid w:val="00621EBB"/>
    <w:rsid w:val="00622789"/>
    <w:rsid w:val="0062285D"/>
    <w:rsid w:val="00622A3D"/>
    <w:rsid w:val="00622DD1"/>
    <w:rsid w:val="00622EFE"/>
    <w:rsid w:val="00622FD0"/>
    <w:rsid w:val="00623437"/>
    <w:rsid w:val="006236AF"/>
    <w:rsid w:val="0062377A"/>
    <w:rsid w:val="00623F02"/>
    <w:rsid w:val="00623F5C"/>
    <w:rsid w:val="00623FD1"/>
    <w:rsid w:val="0062431A"/>
    <w:rsid w:val="006246E7"/>
    <w:rsid w:val="006252E4"/>
    <w:rsid w:val="006253D0"/>
    <w:rsid w:val="00625AC8"/>
    <w:rsid w:val="0062630E"/>
    <w:rsid w:val="0062632A"/>
    <w:rsid w:val="00626461"/>
    <w:rsid w:val="006265FF"/>
    <w:rsid w:val="00626A47"/>
    <w:rsid w:val="00626FBB"/>
    <w:rsid w:val="00627198"/>
    <w:rsid w:val="006271D5"/>
    <w:rsid w:val="0062757F"/>
    <w:rsid w:val="00627FCD"/>
    <w:rsid w:val="006306AA"/>
    <w:rsid w:val="00630C8F"/>
    <w:rsid w:val="00630E7E"/>
    <w:rsid w:val="006310AE"/>
    <w:rsid w:val="00631B98"/>
    <w:rsid w:val="00632786"/>
    <w:rsid w:val="00632D02"/>
    <w:rsid w:val="00633A04"/>
    <w:rsid w:val="00633ADB"/>
    <w:rsid w:val="00633C14"/>
    <w:rsid w:val="00633F82"/>
    <w:rsid w:val="00634C90"/>
    <w:rsid w:val="00634CF0"/>
    <w:rsid w:val="00634ED8"/>
    <w:rsid w:val="006352CF"/>
    <w:rsid w:val="0063530C"/>
    <w:rsid w:val="00635640"/>
    <w:rsid w:val="00635966"/>
    <w:rsid w:val="00636205"/>
    <w:rsid w:val="006366B1"/>
    <w:rsid w:val="00636C0F"/>
    <w:rsid w:val="006377DA"/>
    <w:rsid w:val="00637943"/>
    <w:rsid w:val="00637BFA"/>
    <w:rsid w:val="00637F06"/>
    <w:rsid w:val="0064095B"/>
    <w:rsid w:val="006412C4"/>
    <w:rsid w:val="0064138C"/>
    <w:rsid w:val="00641FFC"/>
    <w:rsid w:val="0064209C"/>
    <w:rsid w:val="00642186"/>
    <w:rsid w:val="006423C9"/>
    <w:rsid w:val="00642734"/>
    <w:rsid w:val="006428FC"/>
    <w:rsid w:val="00642913"/>
    <w:rsid w:val="00642BC9"/>
    <w:rsid w:val="006431D5"/>
    <w:rsid w:val="00643328"/>
    <w:rsid w:val="00643BBE"/>
    <w:rsid w:val="00644349"/>
    <w:rsid w:val="00644874"/>
    <w:rsid w:val="00644904"/>
    <w:rsid w:val="00644A31"/>
    <w:rsid w:val="006453AB"/>
    <w:rsid w:val="00645C9F"/>
    <w:rsid w:val="006466A4"/>
    <w:rsid w:val="00646AA1"/>
    <w:rsid w:val="00646E39"/>
    <w:rsid w:val="006470A2"/>
    <w:rsid w:val="006473A4"/>
    <w:rsid w:val="00647542"/>
    <w:rsid w:val="006477DC"/>
    <w:rsid w:val="006479C7"/>
    <w:rsid w:val="00647A6C"/>
    <w:rsid w:val="00647EB7"/>
    <w:rsid w:val="00650017"/>
    <w:rsid w:val="006509B5"/>
    <w:rsid w:val="00650AFF"/>
    <w:rsid w:val="00650BA0"/>
    <w:rsid w:val="00650E31"/>
    <w:rsid w:val="00650E53"/>
    <w:rsid w:val="006510CA"/>
    <w:rsid w:val="006512B9"/>
    <w:rsid w:val="006513E8"/>
    <w:rsid w:val="00651A89"/>
    <w:rsid w:val="00651DE6"/>
    <w:rsid w:val="0065220F"/>
    <w:rsid w:val="006527C6"/>
    <w:rsid w:val="00652905"/>
    <w:rsid w:val="00652C3B"/>
    <w:rsid w:val="0065393B"/>
    <w:rsid w:val="006539A3"/>
    <w:rsid w:val="00653F8E"/>
    <w:rsid w:val="006545CE"/>
    <w:rsid w:val="00654611"/>
    <w:rsid w:val="0065469A"/>
    <w:rsid w:val="00654804"/>
    <w:rsid w:val="00654B0A"/>
    <w:rsid w:val="00654D4F"/>
    <w:rsid w:val="00655265"/>
    <w:rsid w:val="0065564D"/>
    <w:rsid w:val="006556B3"/>
    <w:rsid w:val="006562BD"/>
    <w:rsid w:val="0065683F"/>
    <w:rsid w:val="00657400"/>
    <w:rsid w:val="00657A04"/>
    <w:rsid w:val="006600E1"/>
    <w:rsid w:val="00660123"/>
    <w:rsid w:val="006608E8"/>
    <w:rsid w:val="006616A0"/>
    <w:rsid w:val="0066294D"/>
    <w:rsid w:val="00662C55"/>
    <w:rsid w:val="00662D61"/>
    <w:rsid w:val="00663283"/>
    <w:rsid w:val="0066342C"/>
    <w:rsid w:val="0066374C"/>
    <w:rsid w:val="00663D1A"/>
    <w:rsid w:val="00663F5A"/>
    <w:rsid w:val="00663F73"/>
    <w:rsid w:val="006640C2"/>
    <w:rsid w:val="0066448D"/>
    <w:rsid w:val="006647E0"/>
    <w:rsid w:val="00664953"/>
    <w:rsid w:val="006649C5"/>
    <w:rsid w:val="00665198"/>
    <w:rsid w:val="0066587D"/>
    <w:rsid w:val="00665F96"/>
    <w:rsid w:val="00666C58"/>
    <w:rsid w:val="0066713C"/>
    <w:rsid w:val="00667294"/>
    <w:rsid w:val="0066777A"/>
    <w:rsid w:val="00667CA7"/>
    <w:rsid w:val="00667E07"/>
    <w:rsid w:val="0067013C"/>
    <w:rsid w:val="0067051F"/>
    <w:rsid w:val="00670CEC"/>
    <w:rsid w:val="00670E78"/>
    <w:rsid w:val="0067181A"/>
    <w:rsid w:val="0067188F"/>
    <w:rsid w:val="00672729"/>
    <w:rsid w:val="00672756"/>
    <w:rsid w:val="00672AC3"/>
    <w:rsid w:val="00672FBE"/>
    <w:rsid w:val="006733AA"/>
    <w:rsid w:val="006736D8"/>
    <w:rsid w:val="00673CC2"/>
    <w:rsid w:val="00674343"/>
    <w:rsid w:val="0067449B"/>
    <w:rsid w:val="00674557"/>
    <w:rsid w:val="0067461C"/>
    <w:rsid w:val="006748D9"/>
    <w:rsid w:val="00674DF2"/>
    <w:rsid w:val="00675024"/>
    <w:rsid w:val="006752DE"/>
    <w:rsid w:val="006757E9"/>
    <w:rsid w:val="006759C7"/>
    <w:rsid w:val="00676283"/>
    <w:rsid w:val="00676540"/>
    <w:rsid w:val="0067690F"/>
    <w:rsid w:val="00676AEA"/>
    <w:rsid w:val="00676BE6"/>
    <w:rsid w:val="00676EE7"/>
    <w:rsid w:val="00676F4D"/>
    <w:rsid w:val="006771B7"/>
    <w:rsid w:val="006804C8"/>
    <w:rsid w:val="006805FA"/>
    <w:rsid w:val="006806A8"/>
    <w:rsid w:val="006807FD"/>
    <w:rsid w:val="00680974"/>
    <w:rsid w:val="00680AFA"/>
    <w:rsid w:val="00680F9B"/>
    <w:rsid w:val="006813B2"/>
    <w:rsid w:val="00681455"/>
    <w:rsid w:val="0068160C"/>
    <w:rsid w:val="00681AC7"/>
    <w:rsid w:val="0068298F"/>
    <w:rsid w:val="00682C99"/>
    <w:rsid w:val="00682CB4"/>
    <w:rsid w:val="00682F1B"/>
    <w:rsid w:val="0068325A"/>
    <w:rsid w:val="00683297"/>
    <w:rsid w:val="0068356C"/>
    <w:rsid w:val="00683D82"/>
    <w:rsid w:val="00683F95"/>
    <w:rsid w:val="006841B8"/>
    <w:rsid w:val="006845F6"/>
    <w:rsid w:val="0068480E"/>
    <w:rsid w:val="00684A5A"/>
    <w:rsid w:val="00684C02"/>
    <w:rsid w:val="00684E47"/>
    <w:rsid w:val="00684FB2"/>
    <w:rsid w:val="0068533D"/>
    <w:rsid w:val="006856F1"/>
    <w:rsid w:val="00685A24"/>
    <w:rsid w:val="00685AD9"/>
    <w:rsid w:val="00685D73"/>
    <w:rsid w:val="00685FE2"/>
    <w:rsid w:val="00687671"/>
    <w:rsid w:val="006876E0"/>
    <w:rsid w:val="00687797"/>
    <w:rsid w:val="00687BB4"/>
    <w:rsid w:val="00687D51"/>
    <w:rsid w:val="00687D5B"/>
    <w:rsid w:val="00690C15"/>
    <w:rsid w:val="006916EC"/>
    <w:rsid w:val="006926A5"/>
    <w:rsid w:val="00692A6A"/>
    <w:rsid w:val="00693034"/>
    <w:rsid w:val="0069335A"/>
    <w:rsid w:val="006939E6"/>
    <w:rsid w:val="00693A20"/>
    <w:rsid w:val="00693E5D"/>
    <w:rsid w:val="00694468"/>
    <w:rsid w:val="006945E9"/>
    <w:rsid w:val="0069518A"/>
    <w:rsid w:val="00695537"/>
    <w:rsid w:val="0069561A"/>
    <w:rsid w:val="00695E90"/>
    <w:rsid w:val="0069631B"/>
    <w:rsid w:val="00696BF9"/>
    <w:rsid w:val="00697237"/>
    <w:rsid w:val="00697A65"/>
    <w:rsid w:val="00697C93"/>
    <w:rsid w:val="00697FA1"/>
    <w:rsid w:val="006A04FC"/>
    <w:rsid w:val="006A0717"/>
    <w:rsid w:val="006A0F1A"/>
    <w:rsid w:val="006A0FA7"/>
    <w:rsid w:val="006A12AB"/>
    <w:rsid w:val="006A15E8"/>
    <w:rsid w:val="006A181B"/>
    <w:rsid w:val="006A268C"/>
    <w:rsid w:val="006A2E24"/>
    <w:rsid w:val="006A2F63"/>
    <w:rsid w:val="006A3647"/>
    <w:rsid w:val="006A3B1C"/>
    <w:rsid w:val="006A3F3E"/>
    <w:rsid w:val="006A404D"/>
    <w:rsid w:val="006A467C"/>
    <w:rsid w:val="006A4B52"/>
    <w:rsid w:val="006A4E09"/>
    <w:rsid w:val="006A54D1"/>
    <w:rsid w:val="006A559A"/>
    <w:rsid w:val="006A5771"/>
    <w:rsid w:val="006A57C5"/>
    <w:rsid w:val="006A5A29"/>
    <w:rsid w:val="006A5E24"/>
    <w:rsid w:val="006A6349"/>
    <w:rsid w:val="006A6D0B"/>
    <w:rsid w:val="006A708E"/>
    <w:rsid w:val="006A7713"/>
    <w:rsid w:val="006A7C78"/>
    <w:rsid w:val="006B015E"/>
    <w:rsid w:val="006B0193"/>
    <w:rsid w:val="006B092B"/>
    <w:rsid w:val="006B0D57"/>
    <w:rsid w:val="006B102A"/>
    <w:rsid w:val="006B149F"/>
    <w:rsid w:val="006B18CC"/>
    <w:rsid w:val="006B1C19"/>
    <w:rsid w:val="006B26BF"/>
    <w:rsid w:val="006B27BC"/>
    <w:rsid w:val="006B36E4"/>
    <w:rsid w:val="006B3A25"/>
    <w:rsid w:val="006B3C5D"/>
    <w:rsid w:val="006B3E29"/>
    <w:rsid w:val="006B41EB"/>
    <w:rsid w:val="006B4623"/>
    <w:rsid w:val="006B48D8"/>
    <w:rsid w:val="006B4D1F"/>
    <w:rsid w:val="006B52CE"/>
    <w:rsid w:val="006B569F"/>
    <w:rsid w:val="006B5AF9"/>
    <w:rsid w:val="006B5FB5"/>
    <w:rsid w:val="006B6E7D"/>
    <w:rsid w:val="006B7029"/>
    <w:rsid w:val="006B7174"/>
    <w:rsid w:val="006B7884"/>
    <w:rsid w:val="006B794E"/>
    <w:rsid w:val="006B7B26"/>
    <w:rsid w:val="006C0F73"/>
    <w:rsid w:val="006C2463"/>
    <w:rsid w:val="006C2495"/>
    <w:rsid w:val="006C268A"/>
    <w:rsid w:val="006C27BB"/>
    <w:rsid w:val="006C2B0B"/>
    <w:rsid w:val="006C2CB2"/>
    <w:rsid w:val="006C2EE2"/>
    <w:rsid w:val="006C36D4"/>
    <w:rsid w:val="006C3911"/>
    <w:rsid w:val="006C42A8"/>
    <w:rsid w:val="006C4422"/>
    <w:rsid w:val="006C469F"/>
    <w:rsid w:val="006C4E2A"/>
    <w:rsid w:val="006C5AE1"/>
    <w:rsid w:val="006C5EFD"/>
    <w:rsid w:val="006C6598"/>
    <w:rsid w:val="006C6B21"/>
    <w:rsid w:val="006C71A3"/>
    <w:rsid w:val="006C74E4"/>
    <w:rsid w:val="006C7512"/>
    <w:rsid w:val="006C75F8"/>
    <w:rsid w:val="006C7B76"/>
    <w:rsid w:val="006D0569"/>
    <w:rsid w:val="006D058C"/>
    <w:rsid w:val="006D0919"/>
    <w:rsid w:val="006D0DAF"/>
    <w:rsid w:val="006D11E4"/>
    <w:rsid w:val="006D2012"/>
    <w:rsid w:val="006D242C"/>
    <w:rsid w:val="006D26A0"/>
    <w:rsid w:val="006D2765"/>
    <w:rsid w:val="006D283F"/>
    <w:rsid w:val="006D31EB"/>
    <w:rsid w:val="006D3320"/>
    <w:rsid w:val="006D3A95"/>
    <w:rsid w:val="006D3C70"/>
    <w:rsid w:val="006D443C"/>
    <w:rsid w:val="006D4D75"/>
    <w:rsid w:val="006D51A7"/>
    <w:rsid w:val="006D51BA"/>
    <w:rsid w:val="006D5501"/>
    <w:rsid w:val="006D55C8"/>
    <w:rsid w:val="006D56EB"/>
    <w:rsid w:val="006D74E0"/>
    <w:rsid w:val="006D75C0"/>
    <w:rsid w:val="006D7DBA"/>
    <w:rsid w:val="006D7E69"/>
    <w:rsid w:val="006D7E93"/>
    <w:rsid w:val="006E1416"/>
    <w:rsid w:val="006E1649"/>
    <w:rsid w:val="006E1B17"/>
    <w:rsid w:val="006E288D"/>
    <w:rsid w:val="006E28FF"/>
    <w:rsid w:val="006E2ABB"/>
    <w:rsid w:val="006E2B30"/>
    <w:rsid w:val="006E2C4C"/>
    <w:rsid w:val="006E2E4C"/>
    <w:rsid w:val="006E3A91"/>
    <w:rsid w:val="006E40A7"/>
    <w:rsid w:val="006E4800"/>
    <w:rsid w:val="006E49A4"/>
    <w:rsid w:val="006E4E62"/>
    <w:rsid w:val="006E5761"/>
    <w:rsid w:val="006E5A5B"/>
    <w:rsid w:val="006E6206"/>
    <w:rsid w:val="006E65BB"/>
    <w:rsid w:val="006E66CB"/>
    <w:rsid w:val="006E683B"/>
    <w:rsid w:val="006E6FF6"/>
    <w:rsid w:val="006E765D"/>
    <w:rsid w:val="006E7B55"/>
    <w:rsid w:val="006F0949"/>
    <w:rsid w:val="006F0BB0"/>
    <w:rsid w:val="006F1162"/>
    <w:rsid w:val="006F14B6"/>
    <w:rsid w:val="006F1797"/>
    <w:rsid w:val="006F18D6"/>
    <w:rsid w:val="006F1BA2"/>
    <w:rsid w:val="006F1FE0"/>
    <w:rsid w:val="006F25D9"/>
    <w:rsid w:val="006F27AB"/>
    <w:rsid w:val="006F2957"/>
    <w:rsid w:val="006F2E5C"/>
    <w:rsid w:val="006F365E"/>
    <w:rsid w:val="006F4B7F"/>
    <w:rsid w:val="006F4CE1"/>
    <w:rsid w:val="006F54DE"/>
    <w:rsid w:val="006F5788"/>
    <w:rsid w:val="006F621B"/>
    <w:rsid w:val="006F6537"/>
    <w:rsid w:val="006F674C"/>
    <w:rsid w:val="006F695E"/>
    <w:rsid w:val="006F6D27"/>
    <w:rsid w:val="006F6EB4"/>
    <w:rsid w:val="006F7451"/>
    <w:rsid w:val="006F746D"/>
    <w:rsid w:val="006F76BF"/>
    <w:rsid w:val="006F7CE0"/>
    <w:rsid w:val="006F7FEF"/>
    <w:rsid w:val="007003D6"/>
    <w:rsid w:val="007009A6"/>
    <w:rsid w:val="007011EC"/>
    <w:rsid w:val="00701439"/>
    <w:rsid w:val="007019CA"/>
    <w:rsid w:val="0070273D"/>
    <w:rsid w:val="0070274B"/>
    <w:rsid w:val="00702A98"/>
    <w:rsid w:val="00702AC5"/>
    <w:rsid w:val="00702BBC"/>
    <w:rsid w:val="00702CCD"/>
    <w:rsid w:val="0070377C"/>
    <w:rsid w:val="00703F2D"/>
    <w:rsid w:val="007045D8"/>
    <w:rsid w:val="007047FC"/>
    <w:rsid w:val="00704A21"/>
    <w:rsid w:val="00704B22"/>
    <w:rsid w:val="00704BD5"/>
    <w:rsid w:val="007051A6"/>
    <w:rsid w:val="00705D04"/>
    <w:rsid w:val="007061B1"/>
    <w:rsid w:val="007063EB"/>
    <w:rsid w:val="00706409"/>
    <w:rsid w:val="0070670F"/>
    <w:rsid w:val="00707084"/>
    <w:rsid w:val="007073B8"/>
    <w:rsid w:val="0071000F"/>
    <w:rsid w:val="0071038B"/>
    <w:rsid w:val="007105E5"/>
    <w:rsid w:val="00710B62"/>
    <w:rsid w:val="00710ED8"/>
    <w:rsid w:val="007110AF"/>
    <w:rsid w:val="007110F5"/>
    <w:rsid w:val="00711216"/>
    <w:rsid w:val="00711692"/>
    <w:rsid w:val="00711956"/>
    <w:rsid w:val="00711A28"/>
    <w:rsid w:val="00711AA3"/>
    <w:rsid w:val="0071211E"/>
    <w:rsid w:val="007124C0"/>
    <w:rsid w:val="0071311B"/>
    <w:rsid w:val="007131E3"/>
    <w:rsid w:val="0071328E"/>
    <w:rsid w:val="007133D7"/>
    <w:rsid w:val="007139E4"/>
    <w:rsid w:val="00713E82"/>
    <w:rsid w:val="00713F17"/>
    <w:rsid w:val="00713F73"/>
    <w:rsid w:val="007143B8"/>
    <w:rsid w:val="007145DF"/>
    <w:rsid w:val="007150B2"/>
    <w:rsid w:val="00715150"/>
    <w:rsid w:val="00715183"/>
    <w:rsid w:val="0071535F"/>
    <w:rsid w:val="00715D96"/>
    <w:rsid w:val="00715E7B"/>
    <w:rsid w:val="007170DC"/>
    <w:rsid w:val="007175D0"/>
    <w:rsid w:val="00717D70"/>
    <w:rsid w:val="007207BF"/>
    <w:rsid w:val="007216A8"/>
    <w:rsid w:val="00721930"/>
    <w:rsid w:val="00721B96"/>
    <w:rsid w:val="0072260A"/>
    <w:rsid w:val="0072261B"/>
    <w:rsid w:val="00722F8B"/>
    <w:rsid w:val="00722FF7"/>
    <w:rsid w:val="00724208"/>
    <w:rsid w:val="007243F1"/>
    <w:rsid w:val="00724544"/>
    <w:rsid w:val="007246E3"/>
    <w:rsid w:val="00724928"/>
    <w:rsid w:val="00724B81"/>
    <w:rsid w:val="00724F92"/>
    <w:rsid w:val="00725156"/>
    <w:rsid w:val="00725317"/>
    <w:rsid w:val="0072576D"/>
    <w:rsid w:val="00725A9B"/>
    <w:rsid w:val="00725DD6"/>
    <w:rsid w:val="00726BCC"/>
    <w:rsid w:val="007274C1"/>
    <w:rsid w:val="00727A4B"/>
    <w:rsid w:val="0073049E"/>
    <w:rsid w:val="00731B8F"/>
    <w:rsid w:val="00731F3B"/>
    <w:rsid w:val="00732415"/>
    <w:rsid w:val="00732C15"/>
    <w:rsid w:val="00732EE2"/>
    <w:rsid w:val="00732F4B"/>
    <w:rsid w:val="00733342"/>
    <w:rsid w:val="0073336F"/>
    <w:rsid w:val="0073366A"/>
    <w:rsid w:val="007338FC"/>
    <w:rsid w:val="00733932"/>
    <w:rsid w:val="00733BDB"/>
    <w:rsid w:val="00734022"/>
    <w:rsid w:val="0073406B"/>
    <w:rsid w:val="00734148"/>
    <w:rsid w:val="00734176"/>
    <w:rsid w:val="007344C3"/>
    <w:rsid w:val="007346D2"/>
    <w:rsid w:val="00734C9A"/>
    <w:rsid w:val="007352CD"/>
    <w:rsid w:val="007354E1"/>
    <w:rsid w:val="00735645"/>
    <w:rsid w:val="0073588E"/>
    <w:rsid w:val="00736231"/>
    <w:rsid w:val="00736C9E"/>
    <w:rsid w:val="00736E81"/>
    <w:rsid w:val="00736FBD"/>
    <w:rsid w:val="00737015"/>
    <w:rsid w:val="007370B8"/>
    <w:rsid w:val="00737D4C"/>
    <w:rsid w:val="0074003A"/>
    <w:rsid w:val="007404ED"/>
    <w:rsid w:val="00740F0E"/>
    <w:rsid w:val="00740FAC"/>
    <w:rsid w:val="007412FC"/>
    <w:rsid w:val="00741857"/>
    <w:rsid w:val="0074191A"/>
    <w:rsid w:val="00741B3C"/>
    <w:rsid w:val="00741BE2"/>
    <w:rsid w:val="00741CBF"/>
    <w:rsid w:val="0074282F"/>
    <w:rsid w:val="00742EC4"/>
    <w:rsid w:val="0074331B"/>
    <w:rsid w:val="0074339F"/>
    <w:rsid w:val="007435B7"/>
    <w:rsid w:val="00743603"/>
    <w:rsid w:val="0074416C"/>
    <w:rsid w:val="00744B81"/>
    <w:rsid w:val="00744BD5"/>
    <w:rsid w:val="007451F5"/>
    <w:rsid w:val="007457E3"/>
    <w:rsid w:val="00745B54"/>
    <w:rsid w:val="00745F85"/>
    <w:rsid w:val="00745F9D"/>
    <w:rsid w:val="00746050"/>
    <w:rsid w:val="00746F1F"/>
    <w:rsid w:val="0074774C"/>
    <w:rsid w:val="00747867"/>
    <w:rsid w:val="00750760"/>
    <w:rsid w:val="00750C42"/>
    <w:rsid w:val="00751389"/>
    <w:rsid w:val="00751932"/>
    <w:rsid w:val="00751EA0"/>
    <w:rsid w:val="00751FAB"/>
    <w:rsid w:val="00752196"/>
    <w:rsid w:val="007522EF"/>
    <w:rsid w:val="007526DE"/>
    <w:rsid w:val="00753CDE"/>
    <w:rsid w:val="00753F30"/>
    <w:rsid w:val="00754336"/>
    <w:rsid w:val="0075468E"/>
    <w:rsid w:val="00754DFD"/>
    <w:rsid w:val="00754F84"/>
    <w:rsid w:val="007550DC"/>
    <w:rsid w:val="00755278"/>
    <w:rsid w:val="00755483"/>
    <w:rsid w:val="00755DDA"/>
    <w:rsid w:val="00755F1E"/>
    <w:rsid w:val="0075624E"/>
    <w:rsid w:val="00756723"/>
    <w:rsid w:val="00757132"/>
    <w:rsid w:val="007571EE"/>
    <w:rsid w:val="0076075C"/>
    <w:rsid w:val="007607F3"/>
    <w:rsid w:val="00760D4A"/>
    <w:rsid w:val="00760E08"/>
    <w:rsid w:val="00761161"/>
    <w:rsid w:val="007616CA"/>
    <w:rsid w:val="00761BA0"/>
    <w:rsid w:val="007620C5"/>
    <w:rsid w:val="0076275F"/>
    <w:rsid w:val="00763167"/>
    <w:rsid w:val="0076322A"/>
    <w:rsid w:val="0076356A"/>
    <w:rsid w:val="00763807"/>
    <w:rsid w:val="00763C44"/>
    <w:rsid w:val="00763E8A"/>
    <w:rsid w:val="00764139"/>
    <w:rsid w:val="0076478A"/>
    <w:rsid w:val="00764D28"/>
    <w:rsid w:val="00764FD0"/>
    <w:rsid w:val="00765B22"/>
    <w:rsid w:val="00765BCF"/>
    <w:rsid w:val="00765D1B"/>
    <w:rsid w:val="0076679B"/>
    <w:rsid w:val="007669DB"/>
    <w:rsid w:val="00766C07"/>
    <w:rsid w:val="00770705"/>
    <w:rsid w:val="00770729"/>
    <w:rsid w:val="0077163E"/>
    <w:rsid w:val="007717C9"/>
    <w:rsid w:val="00771C05"/>
    <w:rsid w:val="00772989"/>
    <w:rsid w:val="00772DC0"/>
    <w:rsid w:val="00772F3F"/>
    <w:rsid w:val="0077319A"/>
    <w:rsid w:val="007737E2"/>
    <w:rsid w:val="007742FF"/>
    <w:rsid w:val="0077494D"/>
    <w:rsid w:val="00774E0A"/>
    <w:rsid w:val="00775430"/>
    <w:rsid w:val="007758E3"/>
    <w:rsid w:val="00775B7C"/>
    <w:rsid w:val="00775C18"/>
    <w:rsid w:val="00776492"/>
    <w:rsid w:val="007768A6"/>
    <w:rsid w:val="00776B77"/>
    <w:rsid w:val="00776B7C"/>
    <w:rsid w:val="00776D66"/>
    <w:rsid w:val="00776DBD"/>
    <w:rsid w:val="00777593"/>
    <w:rsid w:val="00777749"/>
    <w:rsid w:val="00777930"/>
    <w:rsid w:val="00777EEE"/>
    <w:rsid w:val="007802A4"/>
    <w:rsid w:val="007802F3"/>
    <w:rsid w:val="0078033E"/>
    <w:rsid w:val="007807C2"/>
    <w:rsid w:val="00780AB6"/>
    <w:rsid w:val="00780B3E"/>
    <w:rsid w:val="00780D2E"/>
    <w:rsid w:val="0078100E"/>
    <w:rsid w:val="0078188E"/>
    <w:rsid w:val="007820F0"/>
    <w:rsid w:val="00782771"/>
    <w:rsid w:val="00782EED"/>
    <w:rsid w:val="0078349C"/>
    <w:rsid w:val="00783A3E"/>
    <w:rsid w:val="007840CB"/>
    <w:rsid w:val="00784432"/>
    <w:rsid w:val="00784434"/>
    <w:rsid w:val="007851FE"/>
    <w:rsid w:val="007853E7"/>
    <w:rsid w:val="007854DE"/>
    <w:rsid w:val="007855F7"/>
    <w:rsid w:val="00785AD5"/>
    <w:rsid w:val="00785B10"/>
    <w:rsid w:val="00786506"/>
    <w:rsid w:val="00786AA7"/>
    <w:rsid w:val="00786EA8"/>
    <w:rsid w:val="00786FB6"/>
    <w:rsid w:val="00787B4D"/>
    <w:rsid w:val="0079031C"/>
    <w:rsid w:val="00790367"/>
    <w:rsid w:val="00790A54"/>
    <w:rsid w:val="007915D2"/>
    <w:rsid w:val="00791942"/>
    <w:rsid w:val="00791B7B"/>
    <w:rsid w:val="007926BA"/>
    <w:rsid w:val="007927AB"/>
    <w:rsid w:val="00792C0B"/>
    <w:rsid w:val="007930D8"/>
    <w:rsid w:val="007930F3"/>
    <w:rsid w:val="0079313C"/>
    <w:rsid w:val="0079349C"/>
    <w:rsid w:val="00793659"/>
    <w:rsid w:val="0079368C"/>
    <w:rsid w:val="007939CB"/>
    <w:rsid w:val="00793AF0"/>
    <w:rsid w:val="00793E7B"/>
    <w:rsid w:val="0079486C"/>
    <w:rsid w:val="00794FF6"/>
    <w:rsid w:val="00795377"/>
    <w:rsid w:val="00795556"/>
    <w:rsid w:val="00795A9F"/>
    <w:rsid w:val="0079612D"/>
    <w:rsid w:val="007962A4"/>
    <w:rsid w:val="00796375"/>
    <w:rsid w:val="00796D3B"/>
    <w:rsid w:val="00797028"/>
    <w:rsid w:val="007979A1"/>
    <w:rsid w:val="00797DBD"/>
    <w:rsid w:val="007A03DB"/>
    <w:rsid w:val="007A0D8D"/>
    <w:rsid w:val="007A0E77"/>
    <w:rsid w:val="007A1119"/>
    <w:rsid w:val="007A160D"/>
    <w:rsid w:val="007A1F6E"/>
    <w:rsid w:val="007A2CBD"/>
    <w:rsid w:val="007A307F"/>
    <w:rsid w:val="007A32A0"/>
    <w:rsid w:val="007A3745"/>
    <w:rsid w:val="007A38D7"/>
    <w:rsid w:val="007A3A87"/>
    <w:rsid w:val="007A3D4C"/>
    <w:rsid w:val="007A42B0"/>
    <w:rsid w:val="007A451D"/>
    <w:rsid w:val="007A492C"/>
    <w:rsid w:val="007A4BBB"/>
    <w:rsid w:val="007A57EC"/>
    <w:rsid w:val="007A5D60"/>
    <w:rsid w:val="007A5DC0"/>
    <w:rsid w:val="007A62A9"/>
    <w:rsid w:val="007A6878"/>
    <w:rsid w:val="007A69CF"/>
    <w:rsid w:val="007A69E4"/>
    <w:rsid w:val="007A7229"/>
    <w:rsid w:val="007A785B"/>
    <w:rsid w:val="007A7928"/>
    <w:rsid w:val="007A7C4C"/>
    <w:rsid w:val="007A7CC0"/>
    <w:rsid w:val="007A7E76"/>
    <w:rsid w:val="007A7EDC"/>
    <w:rsid w:val="007A7F75"/>
    <w:rsid w:val="007B016B"/>
    <w:rsid w:val="007B0E09"/>
    <w:rsid w:val="007B0F90"/>
    <w:rsid w:val="007B105F"/>
    <w:rsid w:val="007B16BD"/>
    <w:rsid w:val="007B18D7"/>
    <w:rsid w:val="007B233A"/>
    <w:rsid w:val="007B3020"/>
    <w:rsid w:val="007B319A"/>
    <w:rsid w:val="007B31DF"/>
    <w:rsid w:val="007B352A"/>
    <w:rsid w:val="007B376B"/>
    <w:rsid w:val="007B38FB"/>
    <w:rsid w:val="007B3AA8"/>
    <w:rsid w:val="007B4137"/>
    <w:rsid w:val="007B470D"/>
    <w:rsid w:val="007B498D"/>
    <w:rsid w:val="007B4B08"/>
    <w:rsid w:val="007B56BD"/>
    <w:rsid w:val="007B57F1"/>
    <w:rsid w:val="007B5E5F"/>
    <w:rsid w:val="007B6266"/>
    <w:rsid w:val="007B6A8F"/>
    <w:rsid w:val="007B6DEC"/>
    <w:rsid w:val="007B6EFE"/>
    <w:rsid w:val="007B6F5C"/>
    <w:rsid w:val="007B7BA5"/>
    <w:rsid w:val="007C06EC"/>
    <w:rsid w:val="007C0DAA"/>
    <w:rsid w:val="007C1B47"/>
    <w:rsid w:val="007C26E7"/>
    <w:rsid w:val="007C2CE5"/>
    <w:rsid w:val="007C32F8"/>
    <w:rsid w:val="007C3C87"/>
    <w:rsid w:val="007C4009"/>
    <w:rsid w:val="007C4481"/>
    <w:rsid w:val="007C50C2"/>
    <w:rsid w:val="007C50F2"/>
    <w:rsid w:val="007C5724"/>
    <w:rsid w:val="007C57FD"/>
    <w:rsid w:val="007C58C3"/>
    <w:rsid w:val="007C6217"/>
    <w:rsid w:val="007C6226"/>
    <w:rsid w:val="007C68A6"/>
    <w:rsid w:val="007C69E1"/>
    <w:rsid w:val="007C6AEA"/>
    <w:rsid w:val="007C7D4E"/>
    <w:rsid w:val="007D00D7"/>
    <w:rsid w:val="007D015A"/>
    <w:rsid w:val="007D097D"/>
    <w:rsid w:val="007D1C0D"/>
    <w:rsid w:val="007D2477"/>
    <w:rsid w:val="007D2D90"/>
    <w:rsid w:val="007D30C7"/>
    <w:rsid w:val="007D36DC"/>
    <w:rsid w:val="007D3AAE"/>
    <w:rsid w:val="007D4237"/>
    <w:rsid w:val="007D487C"/>
    <w:rsid w:val="007D54A4"/>
    <w:rsid w:val="007D5BE4"/>
    <w:rsid w:val="007D63A7"/>
    <w:rsid w:val="007D6FF4"/>
    <w:rsid w:val="007D71D6"/>
    <w:rsid w:val="007E0259"/>
    <w:rsid w:val="007E04E3"/>
    <w:rsid w:val="007E0C6E"/>
    <w:rsid w:val="007E14FF"/>
    <w:rsid w:val="007E1665"/>
    <w:rsid w:val="007E1A6D"/>
    <w:rsid w:val="007E23A2"/>
    <w:rsid w:val="007E317D"/>
    <w:rsid w:val="007E3B46"/>
    <w:rsid w:val="007E3C20"/>
    <w:rsid w:val="007E3D61"/>
    <w:rsid w:val="007E3E96"/>
    <w:rsid w:val="007E40EA"/>
    <w:rsid w:val="007E4356"/>
    <w:rsid w:val="007E4AB5"/>
    <w:rsid w:val="007E4B5A"/>
    <w:rsid w:val="007E4C7A"/>
    <w:rsid w:val="007E4DC7"/>
    <w:rsid w:val="007E5AB4"/>
    <w:rsid w:val="007E5CF4"/>
    <w:rsid w:val="007E6243"/>
    <w:rsid w:val="007E6486"/>
    <w:rsid w:val="007E669A"/>
    <w:rsid w:val="007E6C14"/>
    <w:rsid w:val="007E7684"/>
    <w:rsid w:val="007E777E"/>
    <w:rsid w:val="007E78B2"/>
    <w:rsid w:val="007E7AB4"/>
    <w:rsid w:val="007E7FD2"/>
    <w:rsid w:val="007F07AB"/>
    <w:rsid w:val="007F0992"/>
    <w:rsid w:val="007F0D70"/>
    <w:rsid w:val="007F1176"/>
    <w:rsid w:val="007F148D"/>
    <w:rsid w:val="007F17BF"/>
    <w:rsid w:val="007F2518"/>
    <w:rsid w:val="007F27B1"/>
    <w:rsid w:val="007F31B2"/>
    <w:rsid w:val="007F3588"/>
    <w:rsid w:val="007F419E"/>
    <w:rsid w:val="007F441B"/>
    <w:rsid w:val="007F4A3A"/>
    <w:rsid w:val="007F4E25"/>
    <w:rsid w:val="007F4F0B"/>
    <w:rsid w:val="007F5B00"/>
    <w:rsid w:val="007F66CA"/>
    <w:rsid w:val="007F6800"/>
    <w:rsid w:val="007F6A64"/>
    <w:rsid w:val="007F6B52"/>
    <w:rsid w:val="007F731D"/>
    <w:rsid w:val="007F770B"/>
    <w:rsid w:val="007F781D"/>
    <w:rsid w:val="007F7CDC"/>
    <w:rsid w:val="007F7DC3"/>
    <w:rsid w:val="007F7F11"/>
    <w:rsid w:val="0080007E"/>
    <w:rsid w:val="00800166"/>
    <w:rsid w:val="00800399"/>
    <w:rsid w:val="008006D7"/>
    <w:rsid w:val="008006EF"/>
    <w:rsid w:val="00800C62"/>
    <w:rsid w:val="00800DB3"/>
    <w:rsid w:val="008010A8"/>
    <w:rsid w:val="008011E7"/>
    <w:rsid w:val="0080139E"/>
    <w:rsid w:val="00801424"/>
    <w:rsid w:val="008016A0"/>
    <w:rsid w:val="0080206C"/>
    <w:rsid w:val="00802DC3"/>
    <w:rsid w:val="008036FA"/>
    <w:rsid w:val="00803A82"/>
    <w:rsid w:val="00803CC8"/>
    <w:rsid w:val="00804A71"/>
    <w:rsid w:val="00804A91"/>
    <w:rsid w:val="0080517B"/>
    <w:rsid w:val="00805B9E"/>
    <w:rsid w:val="00805DC9"/>
    <w:rsid w:val="008060A7"/>
    <w:rsid w:val="00806322"/>
    <w:rsid w:val="00806362"/>
    <w:rsid w:val="0080672E"/>
    <w:rsid w:val="0080683B"/>
    <w:rsid w:val="00806E65"/>
    <w:rsid w:val="00807680"/>
    <w:rsid w:val="008077E6"/>
    <w:rsid w:val="008106D1"/>
    <w:rsid w:val="0081084D"/>
    <w:rsid w:val="00810B74"/>
    <w:rsid w:val="0081102B"/>
    <w:rsid w:val="00811A7B"/>
    <w:rsid w:val="00811CF1"/>
    <w:rsid w:val="008120D9"/>
    <w:rsid w:val="008122D0"/>
    <w:rsid w:val="00812A07"/>
    <w:rsid w:val="00812CBC"/>
    <w:rsid w:val="00812F68"/>
    <w:rsid w:val="008132CE"/>
    <w:rsid w:val="00813382"/>
    <w:rsid w:val="0081389E"/>
    <w:rsid w:val="00813A01"/>
    <w:rsid w:val="00813A79"/>
    <w:rsid w:val="00814374"/>
    <w:rsid w:val="0081567D"/>
    <w:rsid w:val="00815764"/>
    <w:rsid w:val="008161B7"/>
    <w:rsid w:val="00816B8B"/>
    <w:rsid w:val="00816D6B"/>
    <w:rsid w:val="00817400"/>
    <w:rsid w:val="008178A5"/>
    <w:rsid w:val="00817C8E"/>
    <w:rsid w:val="00820456"/>
    <w:rsid w:val="00820BD3"/>
    <w:rsid w:val="00820F49"/>
    <w:rsid w:val="008217FE"/>
    <w:rsid w:val="00821990"/>
    <w:rsid w:val="00821B2D"/>
    <w:rsid w:val="00822138"/>
    <w:rsid w:val="0082343F"/>
    <w:rsid w:val="008234D0"/>
    <w:rsid w:val="0082360B"/>
    <w:rsid w:val="00823B32"/>
    <w:rsid w:val="008240E4"/>
    <w:rsid w:val="0082438A"/>
    <w:rsid w:val="0082513D"/>
    <w:rsid w:val="008255C4"/>
    <w:rsid w:val="0082566A"/>
    <w:rsid w:val="00826522"/>
    <w:rsid w:val="0082694F"/>
    <w:rsid w:val="0082707E"/>
    <w:rsid w:val="00827843"/>
    <w:rsid w:val="00827C84"/>
    <w:rsid w:val="00830647"/>
    <w:rsid w:val="0083076D"/>
    <w:rsid w:val="00830919"/>
    <w:rsid w:val="00830ABA"/>
    <w:rsid w:val="00831CCA"/>
    <w:rsid w:val="00831EC8"/>
    <w:rsid w:val="008325E3"/>
    <w:rsid w:val="00832615"/>
    <w:rsid w:val="0083301C"/>
    <w:rsid w:val="00833375"/>
    <w:rsid w:val="00833888"/>
    <w:rsid w:val="008338A2"/>
    <w:rsid w:val="00833946"/>
    <w:rsid w:val="008340B9"/>
    <w:rsid w:val="008344B6"/>
    <w:rsid w:val="0083455D"/>
    <w:rsid w:val="00834885"/>
    <w:rsid w:val="00834B01"/>
    <w:rsid w:val="00835114"/>
    <w:rsid w:val="008355B2"/>
    <w:rsid w:val="008356C2"/>
    <w:rsid w:val="00836258"/>
    <w:rsid w:val="0083653A"/>
    <w:rsid w:val="00837951"/>
    <w:rsid w:val="00837971"/>
    <w:rsid w:val="00837E90"/>
    <w:rsid w:val="00840244"/>
    <w:rsid w:val="00840454"/>
    <w:rsid w:val="00840467"/>
    <w:rsid w:val="008404A5"/>
    <w:rsid w:val="008408D7"/>
    <w:rsid w:val="00840BED"/>
    <w:rsid w:val="00840FC2"/>
    <w:rsid w:val="0084134D"/>
    <w:rsid w:val="00842569"/>
    <w:rsid w:val="00842575"/>
    <w:rsid w:val="00842EC1"/>
    <w:rsid w:val="00843473"/>
    <w:rsid w:val="0084420D"/>
    <w:rsid w:val="008448BE"/>
    <w:rsid w:val="00844A7D"/>
    <w:rsid w:val="00844F31"/>
    <w:rsid w:val="008457C9"/>
    <w:rsid w:val="00845A75"/>
    <w:rsid w:val="00845B1A"/>
    <w:rsid w:val="00845D35"/>
    <w:rsid w:val="008468EA"/>
    <w:rsid w:val="0084752E"/>
    <w:rsid w:val="008477AB"/>
    <w:rsid w:val="00847D7C"/>
    <w:rsid w:val="00847EB8"/>
    <w:rsid w:val="008501A5"/>
    <w:rsid w:val="008505F9"/>
    <w:rsid w:val="008508D7"/>
    <w:rsid w:val="00850D92"/>
    <w:rsid w:val="00851262"/>
    <w:rsid w:val="008513A4"/>
    <w:rsid w:val="008515F9"/>
    <w:rsid w:val="00851B13"/>
    <w:rsid w:val="008523F9"/>
    <w:rsid w:val="00852642"/>
    <w:rsid w:val="00852931"/>
    <w:rsid w:val="00852DD0"/>
    <w:rsid w:val="00853E3F"/>
    <w:rsid w:val="00854097"/>
    <w:rsid w:val="00854A06"/>
    <w:rsid w:val="00854C20"/>
    <w:rsid w:val="00854EAD"/>
    <w:rsid w:val="008550BA"/>
    <w:rsid w:val="008551AF"/>
    <w:rsid w:val="00855543"/>
    <w:rsid w:val="00855870"/>
    <w:rsid w:val="008559E7"/>
    <w:rsid w:val="00855BB2"/>
    <w:rsid w:val="00855E6E"/>
    <w:rsid w:val="00855FF3"/>
    <w:rsid w:val="008561A1"/>
    <w:rsid w:val="008564DD"/>
    <w:rsid w:val="00856813"/>
    <w:rsid w:val="008568D2"/>
    <w:rsid w:val="00856CD1"/>
    <w:rsid w:val="0085724C"/>
    <w:rsid w:val="008575D5"/>
    <w:rsid w:val="00857F31"/>
    <w:rsid w:val="0086003C"/>
    <w:rsid w:val="00860C5A"/>
    <w:rsid w:val="00860F5A"/>
    <w:rsid w:val="00861130"/>
    <w:rsid w:val="00861443"/>
    <w:rsid w:val="00861CDC"/>
    <w:rsid w:val="00861EF7"/>
    <w:rsid w:val="00861FC9"/>
    <w:rsid w:val="00862016"/>
    <w:rsid w:val="0086267A"/>
    <w:rsid w:val="008626F7"/>
    <w:rsid w:val="00862AEB"/>
    <w:rsid w:val="0086320B"/>
    <w:rsid w:val="0086320E"/>
    <w:rsid w:val="00863337"/>
    <w:rsid w:val="00863A54"/>
    <w:rsid w:val="008648C0"/>
    <w:rsid w:val="00864B74"/>
    <w:rsid w:val="00864D79"/>
    <w:rsid w:val="00864DEA"/>
    <w:rsid w:val="00865166"/>
    <w:rsid w:val="00865252"/>
    <w:rsid w:val="00866043"/>
    <w:rsid w:val="008665B6"/>
    <w:rsid w:val="008669E5"/>
    <w:rsid w:val="00866AB3"/>
    <w:rsid w:val="00866DCD"/>
    <w:rsid w:val="008677A2"/>
    <w:rsid w:val="00867886"/>
    <w:rsid w:val="0087023C"/>
    <w:rsid w:val="008704DC"/>
    <w:rsid w:val="00870CB9"/>
    <w:rsid w:val="008713F4"/>
    <w:rsid w:val="00871C3D"/>
    <w:rsid w:val="0087267F"/>
    <w:rsid w:val="008728CA"/>
    <w:rsid w:val="00872A4B"/>
    <w:rsid w:val="00872E54"/>
    <w:rsid w:val="00873871"/>
    <w:rsid w:val="00873DB6"/>
    <w:rsid w:val="00874297"/>
    <w:rsid w:val="00874381"/>
    <w:rsid w:val="0087465D"/>
    <w:rsid w:val="008746DE"/>
    <w:rsid w:val="0087522B"/>
    <w:rsid w:val="00875311"/>
    <w:rsid w:val="00875939"/>
    <w:rsid w:val="00875EC3"/>
    <w:rsid w:val="00876010"/>
    <w:rsid w:val="008765D2"/>
    <w:rsid w:val="0087683C"/>
    <w:rsid w:val="00876843"/>
    <w:rsid w:val="00876DD5"/>
    <w:rsid w:val="00876E66"/>
    <w:rsid w:val="00877CD8"/>
    <w:rsid w:val="00877CDF"/>
    <w:rsid w:val="00877EEE"/>
    <w:rsid w:val="00877F1F"/>
    <w:rsid w:val="0088049D"/>
    <w:rsid w:val="00880829"/>
    <w:rsid w:val="008809F2"/>
    <w:rsid w:val="00880E8E"/>
    <w:rsid w:val="00880EB3"/>
    <w:rsid w:val="00881598"/>
    <w:rsid w:val="008815C9"/>
    <w:rsid w:val="00881611"/>
    <w:rsid w:val="0088164B"/>
    <w:rsid w:val="008816C7"/>
    <w:rsid w:val="008820B4"/>
    <w:rsid w:val="0088259D"/>
    <w:rsid w:val="00882CCE"/>
    <w:rsid w:val="00882E5C"/>
    <w:rsid w:val="00882ECC"/>
    <w:rsid w:val="0088301C"/>
    <w:rsid w:val="00883324"/>
    <w:rsid w:val="00883D12"/>
    <w:rsid w:val="00884488"/>
    <w:rsid w:val="008847FC"/>
    <w:rsid w:val="00884A6F"/>
    <w:rsid w:val="00884DB6"/>
    <w:rsid w:val="00885F0A"/>
    <w:rsid w:val="008867EB"/>
    <w:rsid w:val="00886B57"/>
    <w:rsid w:val="008871FF"/>
    <w:rsid w:val="0088788E"/>
    <w:rsid w:val="0089024B"/>
    <w:rsid w:val="0089051D"/>
    <w:rsid w:val="008905F7"/>
    <w:rsid w:val="00890713"/>
    <w:rsid w:val="008913A8"/>
    <w:rsid w:val="00891989"/>
    <w:rsid w:val="008927D8"/>
    <w:rsid w:val="008929DE"/>
    <w:rsid w:val="00893994"/>
    <w:rsid w:val="00893BDB"/>
    <w:rsid w:val="00893CE3"/>
    <w:rsid w:val="00893F37"/>
    <w:rsid w:val="00894278"/>
    <w:rsid w:val="0089499B"/>
    <w:rsid w:val="0089523B"/>
    <w:rsid w:val="00895581"/>
    <w:rsid w:val="00896485"/>
    <w:rsid w:val="008967A0"/>
    <w:rsid w:val="00896DDA"/>
    <w:rsid w:val="0089706B"/>
    <w:rsid w:val="008973E3"/>
    <w:rsid w:val="00897504"/>
    <w:rsid w:val="0089780A"/>
    <w:rsid w:val="00897CE2"/>
    <w:rsid w:val="00897DAC"/>
    <w:rsid w:val="008A0165"/>
    <w:rsid w:val="008A01C9"/>
    <w:rsid w:val="008A03FA"/>
    <w:rsid w:val="008A042F"/>
    <w:rsid w:val="008A06FD"/>
    <w:rsid w:val="008A07E3"/>
    <w:rsid w:val="008A0D13"/>
    <w:rsid w:val="008A0DE1"/>
    <w:rsid w:val="008A0ED7"/>
    <w:rsid w:val="008A1046"/>
    <w:rsid w:val="008A1D28"/>
    <w:rsid w:val="008A1E2A"/>
    <w:rsid w:val="008A2020"/>
    <w:rsid w:val="008A277C"/>
    <w:rsid w:val="008A2B57"/>
    <w:rsid w:val="008A2CD5"/>
    <w:rsid w:val="008A3098"/>
    <w:rsid w:val="008A3120"/>
    <w:rsid w:val="008A347C"/>
    <w:rsid w:val="008A3524"/>
    <w:rsid w:val="008A376B"/>
    <w:rsid w:val="008A37D8"/>
    <w:rsid w:val="008A3820"/>
    <w:rsid w:val="008A3A64"/>
    <w:rsid w:val="008A3E45"/>
    <w:rsid w:val="008A40AE"/>
    <w:rsid w:val="008A4AB8"/>
    <w:rsid w:val="008A52F5"/>
    <w:rsid w:val="008A540B"/>
    <w:rsid w:val="008A547E"/>
    <w:rsid w:val="008A5572"/>
    <w:rsid w:val="008A563E"/>
    <w:rsid w:val="008A5E5A"/>
    <w:rsid w:val="008A64A0"/>
    <w:rsid w:val="008A6BE1"/>
    <w:rsid w:val="008A6D63"/>
    <w:rsid w:val="008A7246"/>
    <w:rsid w:val="008A72DE"/>
    <w:rsid w:val="008A7382"/>
    <w:rsid w:val="008A740F"/>
    <w:rsid w:val="008A747F"/>
    <w:rsid w:val="008A74DA"/>
    <w:rsid w:val="008A7A6F"/>
    <w:rsid w:val="008B01A9"/>
    <w:rsid w:val="008B022A"/>
    <w:rsid w:val="008B0579"/>
    <w:rsid w:val="008B062F"/>
    <w:rsid w:val="008B06D2"/>
    <w:rsid w:val="008B0C60"/>
    <w:rsid w:val="008B0E34"/>
    <w:rsid w:val="008B12EE"/>
    <w:rsid w:val="008B202A"/>
    <w:rsid w:val="008B2656"/>
    <w:rsid w:val="008B2890"/>
    <w:rsid w:val="008B2B43"/>
    <w:rsid w:val="008B2D9F"/>
    <w:rsid w:val="008B2DD7"/>
    <w:rsid w:val="008B344D"/>
    <w:rsid w:val="008B459D"/>
    <w:rsid w:val="008B5192"/>
    <w:rsid w:val="008B53F7"/>
    <w:rsid w:val="008B5758"/>
    <w:rsid w:val="008B5C2B"/>
    <w:rsid w:val="008B5C8B"/>
    <w:rsid w:val="008B5FB2"/>
    <w:rsid w:val="008B70CF"/>
    <w:rsid w:val="008B7653"/>
    <w:rsid w:val="008B7772"/>
    <w:rsid w:val="008B7972"/>
    <w:rsid w:val="008B7A8B"/>
    <w:rsid w:val="008B7DEA"/>
    <w:rsid w:val="008C0669"/>
    <w:rsid w:val="008C0D33"/>
    <w:rsid w:val="008C172D"/>
    <w:rsid w:val="008C1851"/>
    <w:rsid w:val="008C1A0F"/>
    <w:rsid w:val="008C1BBB"/>
    <w:rsid w:val="008C2768"/>
    <w:rsid w:val="008C2ABA"/>
    <w:rsid w:val="008C2DBF"/>
    <w:rsid w:val="008C30C8"/>
    <w:rsid w:val="008C3553"/>
    <w:rsid w:val="008C36F4"/>
    <w:rsid w:val="008C3873"/>
    <w:rsid w:val="008C3B58"/>
    <w:rsid w:val="008C4007"/>
    <w:rsid w:val="008C42B5"/>
    <w:rsid w:val="008C4504"/>
    <w:rsid w:val="008C49A6"/>
    <w:rsid w:val="008C4D3D"/>
    <w:rsid w:val="008C57CB"/>
    <w:rsid w:val="008C5FE9"/>
    <w:rsid w:val="008C6170"/>
    <w:rsid w:val="008C6296"/>
    <w:rsid w:val="008C639C"/>
    <w:rsid w:val="008C673C"/>
    <w:rsid w:val="008C6D7C"/>
    <w:rsid w:val="008C6EE9"/>
    <w:rsid w:val="008C6FF3"/>
    <w:rsid w:val="008C70B4"/>
    <w:rsid w:val="008C7499"/>
    <w:rsid w:val="008C7B30"/>
    <w:rsid w:val="008C7EFC"/>
    <w:rsid w:val="008D09C2"/>
    <w:rsid w:val="008D1799"/>
    <w:rsid w:val="008D1B87"/>
    <w:rsid w:val="008D1B88"/>
    <w:rsid w:val="008D27D7"/>
    <w:rsid w:val="008D2A5B"/>
    <w:rsid w:val="008D2C9D"/>
    <w:rsid w:val="008D2E09"/>
    <w:rsid w:val="008D326B"/>
    <w:rsid w:val="008D37FC"/>
    <w:rsid w:val="008D4C3B"/>
    <w:rsid w:val="008D5202"/>
    <w:rsid w:val="008D5678"/>
    <w:rsid w:val="008D5A79"/>
    <w:rsid w:val="008D5BAA"/>
    <w:rsid w:val="008D620D"/>
    <w:rsid w:val="008D6258"/>
    <w:rsid w:val="008D6273"/>
    <w:rsid w:val="008D6B5E"/>
    <w:rsid w:val="008D6CDC"/>
    <w:rsid w:val="008D795E"/>
    <w:rsid w:val="008D7E9D"/>
    <w:rsid w:val="008E0427"/>
    <w:rsid w:val="008E08A3"/>
    <w:rsid w:val="008E0FE8"/>
    <w:rsid w:val="008E1E62"/>
    <w:rsid w:val="008E2520"/>
    <w:rsid w:val="008E25D3"/>
    <w:rsid w:val="008E27A9"/>
    <w:rsid w:val="008E2ACE"/>
    <w:rsid w:val="008E2DBD"/>
    <w:rsid w:val="008E3791"/>
    <w:rsid w:val="008E385A"/>
    <w:rsid w:val="008E3894"/>
    <w:rsid w:val="008E3CDB"/>
    <w:rsid w:val="008E4A2F"/>
    <w:rsid w:val="008E4ECE"/>
    <w:rsid w:val="008E51C9"/>
    <w:rsid w:val="008E5641"/>
    <w:rsid w:val="008E5C3B"/>
    <w:rsid w:val="008E5C4D"/>
    <w:rsid w:val="008E60C6"/>
    <w:rsid w:val="008E6592"/>
    <w:rsid w:val="008E6E87"/>
    <w:rsid w:val="008E7278"/>
    <w:rsid w:val="008E7E52"/>
    <w:rsid w:val="008E7EE0"/>
    <w:rsid w:val="008E7FC5"/>
    <w:rsid w:val="008F0235"/>
    <w:rsid w:val="008F03E1"/>
    <w:rsid w:val="008F11D6"/>
    <w:rsid w:val="008F13BE"/>
    <w:rsid w:val="008F1541"/>
    <w:rsid w:val="008F1756"/>
    <w:rsid w:val="008F1BEB"/>
    <w:rsid w:val="008F1C31"/>
    <w:rsid w:val="008F1EDB"/>
    <w:rsid w:val="008F219F"/>
    <w:rsid w:val="008F2AB7"/>
    <w:rsid w:val="008F31F6"/>
    <w:rsid w:val="008F4007"/>
    <w:rsid w:val="008F42B0"/>
    <w:rsid w:val="008F4ECE"/>
    <w:rsid w:val="008F5278"/>
    <w:rsid w:val="008F53F2"/>
    <w:rsid w:val="008F6051"/>
    <w:rsid w:val="008F60FD"/>
    <w:rsid w:val="008F6360"/>
    <w:rsid w:val="008F6CCA"/>
    <w:rsid w:val="008F6DE1"/>
    <w:rsid w:val="008F70AF"/>
    <w:rsid w:val="008F71ED"/>
    <w:rsid w:val="008F75C5"/>
    <w:rsid w:val="008F7770"/>
    <w:rsid w:val="008F7D29"/>
    <w:rsid w:val="008F7D48"/>
    <w:rsid w:val="0090011C"/>
    <w:rsid w:val="00900656"/>
    <w:rsid w:val="009006D5"/>
    <w:rsid w:val="0090074C"/>
    <w:rsid w:val="00900B8D"/>
    <w:rsid w:val="00900F0D"/>
    <w:rsid w:val="009014F9"/>
    <w:rsid w:val="00901908"/>
    <w:rsid w:val="0090200A"/>
    <w:rsid w:val="00902418"/>
    <w:rsid w:val="00902A11"/>
    <w:rsid w:val="00902B42"/>
    <w:rsid w:val="00902D34"/>
    <w:rsid w:val="00902D39"/>
    <w:rsid w:val="00902D6D"/>
    <w:rsid w:val="00902DBB"/>
    <w:rsid w:val="00902E95"/>
    <w:rsid w:val="00902F7C"/>
    <w:rsid w:val="0090323A"/>
    <w:rsid w:val="00903271"/>
    <w:rsid w:val="0090421B"/>
    <w:rsid w:val="009045AC"/>
    <w:rsid w:val="0090473A"/>
    <w:rsid w:val="009052FB"/>
    <w:rsid w:val="00905421"/>
    <w:rsid w:val="00905706"/>
    <w:rsid w:val="00905D55"/>
    <w:rsid w:val="00905EC6"/>
    <w:rsid w:val="0090688D"/>
    <w:rsid w:val="00906AFC"/>
    <w:rsid w:val="00906CCC"/>
    <w:rsid w:val="00906DC5"/>
    <w:rsid w:val="009073B4"/>
    <w:rsid w:val="009073CA"/>
    <w:rsid w:val="0090749C"/>
    <w:rsid w:val="0090757E"/>
    <w:rsid w:val="009079DE"/>
    <w:rsid w:val="00907B97"/>
    <w:rsid w:val="00907C54"/>
    <w:rsid w:val="00907F8F"/>
    <w:rsid w:val="00910AEB"/>
    <w:rsid w:val="00910B9C"/>
    <w:rsid w:val="00911351"/>
    <w:rsid w:val="00911B12"/>
    <w:rsid w:val="00912BB0"/>
    <w:rsid w:val="00912F3D"/>
    <w:rsid w:val="00913FFA"/>
    <w:rsid w:val="00914311"/>
    <w:rsid w:val="009158EC"/>
    <w:rsid w:val="0091756B"/>
    <w:rsid w:val="00917677"/>
    <w:rsid w:val="009179F8"/>
    <w:rsid w:val="00920906"/>
    <w:rsid w:val="00920BA6"/>
    <w:rsid w:val="00921329"/>
    <w:rsid w:val="00921719"/>
    <w:rsid w:val="00921E90"/>
    <w:rsid w:val="00921F23"/>
    <w:rsid w:val="0092211F"/>
    <w:rsid w:val="0092227C"/>
    <w:rsid w:val="009223B6"/>
    <w:rsid w:val="00923238"/>
    <w:rsid w:val="00923269"/>
    <w:rsid w:val="009239D0"/>
    <w:rsid w:val="00924597"/>
    <w:rsid w:val="0092464C"/>
    <w:rsid w:val="0092469F"/>
    <w:rsid w:val="00924BDC"/>
    <w:rsid w:val="00924F7B"/>
    <w:rsid w:val="00925BBD"/>
    <w:rsid w:val="00926080"/>
    <w:rsid w:val="009302ED"/>
    <w:rsid w:val="00930339"/>
    <w:rsid w:val="00930A0C"/>
    <w:rsid w:val="00930B2E"/>
    <w:rsid w:val="009317BD"/>
    <w:rsid w:val="00931BE0"/>
    <w:rsid w:val="00931CB3"/>
    <w:rsid w:val="00931F3B"/>
    <w:rsid w:val="00931F8A"/>
    <w:rsid w:val="009323A0"/>
    <w:rsid w:val="00932508"/>
    <w:rsid w:val="009329D3"/>
    <w:rsid w:val="0093302F"/>
    <w:rsid w:val="0093332E"/>
    <w:rsid w:val="00933832"/>
    <w:rsid w:val="00933B74"/>
    <w:rsid w:val="00934225"/>
    <w:rsid w:val="00934E6B"/>
    <w:rsid w:val="00935095"/>
    <w:rsid w:val="0093534D"/>
    <w:rsid w:val="0093575D"/>
    <w:rsid w:val="00935B28"/>
    <w:rsid w:val="00935E5B"/>
    <w:rsid w:val="009362C7"/>
    <w:rsid w:val="0093661A"/>
    <w:rsid w:val="00936814"/>
    <w:rsid w:val="00936862"/>
    <w:rsid w:val="0093730A"/>
    <w:rsid w:val="00937D10"/>
    <w:rsid w:val="009404AF"/>
    <w:rsid w:val="00940BAB"/>
    <w:rsid w:val="009414D5"/>
    <w:rsid w:val="009419C5"/>
    <w:rsid w:val="00941A9D"/>
    <w:rsid w:val="00941DE3"/>
    <w:rsid w:val="00941E0A"/>
    <w:rsid w:val="009424A3"/>
    <w:rsid w:val="00942770"/>
    <w:rsid w:val="00942EFD"/>
    <w:rsid w:val="00942F7B"/>
    <w:rsid w:val="009433CD"/>
    <w:rsid w:val="009438DC"/>
    <w:rsid w:val="00943982"/>
    <w:rsid w:val="00943E3F"/>
    <w:rsid w:val="009442C5"/>
    <w:rsid w:val="009444C9"/>
    <w:rsid w:val="009446D8"/>
    <w:rsid w:val="00944A8B"/>
    <w:rsid w:val="00944B7F"/>
    <w:rsid w:val="00944BFF"/>
    <w:rsid w:val="009451B6"/>
    <w:rsid w:val="00945A72"/>
    <w:rsid w:val="00945AF7"/>
    <w:rsid w:val="00945B1A"/>
    <w:rsid w:val="00946838"/>
    <w:rsid w:val="00946B2E"/>
    <w:rsid w:val="00946EB9"/>
    <w:rsid w:val="00947292"/>
    <w:rsid w:val="009472B4"/>
    <w:rsid w:val="00947734"/>
    <w:rsid w:val="00947BAA"/>
    <w:rsid w:val="00947CCF"/>
    <w:rsid w:val="0095063A"/>
    <w:rsid w:val="0095086D"/>
    <w:rsid w:val="00951CD5"/>
    <w:rsid w:val="00952529"/>
    <w:rsid w:val="00952EC8"/>
    <w:rsid w:val="00953003"/>
    <w:rsid w:val="0095353E"/>
    <w:rsid w:val="00953A19"/>
    <w:rsid w:val="00954020"/>
    <w:rsid w:val="00954D71"/>
    <w:rsid w:val="00955113"/>
    <w:rsid w:val="009556ED"/>
    <w:rsid w:val="00955726"/>
    <w:rsid w:val="00955AF2"/>
    <w:rsid w:val="00956080"/>
    <w:rsid w:val="00956887"/>
    <w:rsid w:val="00956BBE"/>
    <w:rsid w:val="00956D57"/>
    <w:rsid w:val="00956D66"/>
    <w:rsid w:val="00956F89"/>
    <w:rsid w:val="00956FAD"/>
    <w:rsid w:val="009573FF"/>
    <w:rsid w:val="009600BA"/>
    <w:rsid w:val="0096039E"/>
    <w:rsid w:val="00960E97"/>
    <w:rsid w:val="009612E0"/>
    <w:rsid w:val="00961578"/>
    <w:rsid w:val="009615CE"/>
    <w:rsid w:val="0096167D"/>
    <w:rsid w:val="00961B80"/>
    <w:rsid w:val="0096236E"/>
    <w:rsid w:val="0096242C"/>
    <w:rsid w:val="009624C3"/>
    <w:rsid w:val="009625ED"/>
    <w:rsid w:val="00962EEF"/>
    <w:rsid w:val="00963A82"/>
    <w:rsid w:val="00963E0B"/>
    <w:rsid w:val="00964653"/>
    <w:rsid w:val="009647B4"/>
    <w:rsid w:val="0096492B"/>
    <w:rsid w:val="00964BFF"/>
    <w:rsid w:val="009651A7"/>
    <w:rsid w:val="00965706"/>
    <w:rsid w:val="009659B5"/>
    <w:rsid w:val="00965CDF"/>
    <w:rsid w:val="0096625E"/>
    <w:rsid w:val="0096643C"/>
    <w:rsid w:val="00966E03"/>
    <w:rsid w:val="00966FD6"/>
    <w:rsid w:val="0096770C"/>
    <w:rsid w:val="00967796"/>
    <w:rsid w:val="00967A52"/>
    <w:rsid w:val="00967BA0"/>
    <w:rsid w:val="00967C06"/>
    <w:rsid w:val="00967DD1"/>
    <w:rsid w:val="00970195"/>
    <w:rsid w:val="0097064D"/>
    <w:rsid w:val="00971ED2"/>
    <w:rsid w:val="00972083"/>
    <w:rsid w:val="0097217B"/>
    <w:rsid w:val="00972225"/>
    <w:rsid w:val="009723C6"/>
    <w:rsid w:val="009727F3"/>
    <w:rsid w:val="00973D58"/>
    <w:rsid w:val="00974C8E"/>
    <w:rsid w:val="00974FB0"/>
    <w:rsid w:val="00975745"/>
    <w:rsid w:val="00975BDB"/>
    <w:rsid w:val="00975F25"/>
    <w:rsid w:val="00976A65"/>
    <w:rsid w:val="0097763C"/>
    <w:rsid w:val="0097780E"/>
    <w:rsid w:val="0097785E"/>
    <w:rsid w:val="00977BCB"/>
    <w:rsid w:val="00977CB9"/>
    <w:rsid w:val="00980036"/>
    <w:rsid w:val="009808B4"/>
    <w:rsid w:val="009810B5"/>
    <w:rsid w:val="00981242"/>
    <w:rsid w:val="00982304"/>
    <w:rsid w:val="009823E2"/>
    <w:rsid w:val="0098279B"/>
    <w:rsid w:val="009830ED"/>
    <w:rsid w:val="00983A3F"/>
    <w:rsid w:val="00983BCC"/>
    <w:rsid w:val="00983C9D"/>
    <w:rsid w:val="00983CF8"/>
    <w:rsid w:val="009848A5"/>
    <w:rsid w:val="00984EFD"/>
    <w:rsid w:val="00984F11"/>
    <w:rsid w:val="00985BB1"/>
    <w:rsid w:val="00985F8C"/>
    <w:rsid w:val="00986584"/>
    <w:rsid w:val="009870E1"/>
    <w:rsid w:val="00987B44"/>
    <w:rsid w:val="00987CE9"/>
    <w:rsid w:val="00990B50"/>
    <w:rsid w:val="00991815"/>
    <w:rsid w:val="00991B90"/>
    <w:rsid w:val="00991F1B"/>
    <w:rsid w:val="00992420"/>
    <w:rsid w:val="00994259"/>
    <w:rsid w:val="009945C5"/>
    <w:rsid w:val="009947BA"/>
    <w:rsid w:val="00995663"/>
    <w:rsid w:val="0099569E"/>
    <w:rsid w:val="0099572B"/>
    <w:rsid w:val="00995C17"/>
    <w:rsid w:val="009961B4"/>
    <w:rsid w:val="0099624F"/>
    <w:rsid w:val="0099658C"/>
    <w:rsid w:val="00996D4E"/>
    <w:rsid w:val="00996F92"/>
    <w:rsid w:val="00997020"/>
    <w:rsid w:val="009973F3"/>
    <w:rsid w:val="0099768D"/>
    <w:rsid w:val="00997B7D"/>
    <w:rsid w:val="00997EBF"/>
    <w:rsid w:val="009A034E"/>
    <w:rsid w:val="009A07E7"/>
    <w:rsid w:val="009A09B6"/>
    <w:rsid w:val="009A09C9"/>
    <w:rsid w:val="009A1037"/>
    <w:rsid w:val="009A13FE"/>
    <w:rsid w:val="009A14FA"/>
    <w:rsid w:val="009A2361"/>
    <w:rsid w:val="009A264B"/>
    <w:rsid w:val="009A2855"/>
    <w:rsid w:val="009A2906"/>
    <w:rsid w:val="009A4444"/>
    <w:rsid w:val="009A4956"/>
    <w:rsid w:val="009A4DB3"/>
    <w:rsid w:val="009A5969"/>
    <w:rsid w:val="009A59F5"/>
    <w:rsid w:val="009A5B44"/>
    <w:rsid w:val="009A64A3"/>
    <w:rsid w:val="009A6988"/>
    <w:rsid w:val="009A6994"/>
    <w:rsid w:val="009A6EF0"/>
    <w:rsid w:val="009A6F51"/>
    <w:rsid w:val="009A7082"/>
    <w:rsid w:val="009A77C6"/>
    <w:rsid w:val="009A7893"/>
    <w:rsid w:val="009B033A"/>
    <w:rsid w:val="009B045F"/>
    <w:rsid w:val="009B05D9"/>
    <w:rsid w:val="009B0820"/>
    <w:rsid w:val="009B08EF"/>
    <w:rsid w:val="009B0B6D"/>
    <w:rsid w:val="009B0D17"/>
    <w:rsid w:val="009B16C9"/>
    <w:rsid w:val="009B200E"/>
    <w:rsid w:val="009B217B"/>
    <w:rsid w:val="009B232A"/>
    <w:rsid w:val="009B26C6"/>
    <w:rsid w:val="009B2CA8"/>
    <w:rsid w:val="009B2CF7"/>
    <w:rsid w:val="009B2DCA"/>
    <w:rsid w:val="009B2FBF"/>
    <w:rsid w:val="009B3095"/>
    <w:rsid w:val="009B32F8"/>
    <w:rsid w:val="009B33BA"/>
    <w:rsid w:val="009B3695"/>
    <w:rsid w:val="009B419D"/>
    <w:rsid w:val="009B46A0"/>
    <w:rsid w:val="009B4822"/>
    <w:rsid w:val="009B492B"/>
    <w:rsid w:val="009B49AD"/>
    <w:rsid w:val="009B58CE"/>
    <w:rsid w:val="009B5A55"/>
    <w:rsid w:val="009B5B17"/>
    <w:rsid w:val="009B5C0D"/>
    <w:rsid w:val="009B5D26"/>
    <w:rsid w:val="009B5DB3"/>
    <w:rsid w:val="009B5DDE"/>
    <w:rsid w:val="009B5EA8"/>
    <w:rsid w:val="009B5F86"/>
    <w:rsid w:val="009B62AB"/>
    <w:rsid w:val="009B62AD"/>
    <w:rsid w:val="009B62B5"/>
    <w:rsid w:val="009B661C"/>
    <w:rsid w:val="009B6642"/>
    <w:rsid w:val="009B68CE"/>
    <w:rsid w:val="009B6AE0"/>
    <w:rsid w:val="009B76DB"/>
    <w:rsid w:val="009B77B3"/>
    <w:rsid w:val="009B7CF8"/>
    <w:rsid w:val="009C083E"/>
    <w:rsid w:val="009C1038"/>
    <w:rsid w:val="009C1114"/>
    <w:rsid w:val="009C11B7"/>
    <w:rsid w:val="009C1D20"/>
    <w:rsid w:val="009C22DB"/>
    <w:rsid w:val="009C2B32"/>
    <w:rsid w:val="009C2E05"/>
    <w:rsid w:val="009C34A3"/>
    <w:rsid w:val="009C34F8"/>
    <w:rsid w:val="009C356D"/>
    <w:rsid w:val="009C3A91"/>
    <w:rsid w:val="009C3D91"/>
    <w:rsid w:val="009C3EFC"/>
    <w:rsid w:val="009C47F7"/>
    <w:rsid w:val="009C4971"/>
    <w:rsid w:val="009C4AE6"/>
    <w:rsid w:val="009C4DC5"/>
    <w:rsid w:val="009C4E0A"/>
    <w:rsid w:val="009C529F"/>
    <w:rsid w:val="009C5C0A"/>
    <w:rsid w:val="009C5DDE"/>
    <w:rsid w:val="009C72BE"/>
    <w:rsid w:val="009C74AD"/>
    <w:rsid w:val="009C7539"/>
    <w:rsid w:val="009C7646"/>
    <w:rsid w:val="009C765A"/>
    <w:rsid w:val="009C78E9"/>
    <w:rsid w:val="009C7961"/>
    <w:rsid w:val="009C7A39"/>
    <w:rsid w:val="009C7E15"/>
    <w:rsid w:val="009D0D81"/>
    <w:rsid w:val="009D124D"/>
    <w:rsid w:val="009D1395"/>
    <w:rsid w:val="009D1A9B"/>
    <w:rsid w:val="009D1D6F"/>
    <w:rsid w:val="009D244A"/>
    <w:rsid w:val="009D24E9"/>
    <w:rsid w:val="009D300C"/>
    <w:rsid w:val="009D3417"/>
    <w:rsid w:val="009D3533"/>
    <w:rsid w:val="009D380A"/>
    <w:rsid w:val="009D3ADD"/>
    <w:rsid w:val="009D4802"/>
    <w:rsid w:val="009D4ACD"/>
    <w:rsid w:val="009D4D04"/>
    <w:rsid w:val="009D519C"/>
    <w:rsid w:val="009D5281"/>
    <w:rsid w:val="009D649C"/>
    <w:rsid w:val="009D6E20"/>
    <w:rsid w:val="009D6E48"/>
    <w:rsid w:val="009D726F"/>
    <w:rsid w:val="009D7535"/>
    <w:rsid w:val="009E0CCD"/>
    <w:rsid w:val="009E13FB"/>
    <w:rsid w:val="009E147A"/>
    <w:rsid w:val="009E16A7"/>
    <w:rsid w:val="009E16AB"/>
    <w:rsid w:val="009E224E"/>
    <w:rsid w:val="009E2BFE"/>
    <w:rsid w:val="009E322B"/>
    <w:rsid w:val="009E3B0C"/>
    <w:rsid w:val="009E3C54"/>
    <w:rsid w:val="009E3C91"/>
    <w:rsid w:val="009E3D57"/>
    <w:rsid w:val="009E3D8F"/>
    <w:rsid w:val="009E4272"/>
    <w:rsid w:val="009E4570"/>
    <w:rsid w:val="009E4A23"/>
    <w:rsid w:val="009E4A30"/>
    <w:rsid w:val="009E5145"/>
    <w:rsid w:val="009E52AE"/>
    <w:rsid w:val="009E53F3"/>
    <w:rsid w:val="009E54BC"/>
    <w:rsid w:val="009E6069"/>
    <w:rsid w:val="009E6401"/>
    <w:rsid w:val="009E6869"/>
    <w:rsid w:val="009E7019"/>
    <w:rsid w:val="009E71C2"/>
    <w:rsid w:val="009E71E2"/>
    <w:rsid w:val="009E77E8"/>
    <w:rsid w:val="009E78BB"/>
    <w:rsid w:val="009F0991"/>
    <w:rsid w:val="009F09B1"/>
    <w:rsid w:val="009F0AA7"/>
    <w:rsid w:val="009F0AF5"/>
    <w:rsid w:val="009F13E7"/>
    <w:rsid w:val="009F1862"/>
    <w:rsid w:val="009F18FD"/>
    <w:rsid w:val="009F19FA"/>
    <w:rsid w:val="009F1E80"/>
    <w:rsid w:val="009F1FC3"/>
    <w:rsid w:val="009F2073"/>
    <w:rsid w:val="009F2101"/>
    <w:rsid w:val="009F2607"/>
    <w:rsid w:val="009F2B6C"/>
    <w:rsid w:val="009F2B8B"/>
    <w:rsid w:val="009F2DBF"/>
    <w:rsid w:val="009F3083"/>
    <w:rsid w:val="009F30B4"/>
    <w:rsid w:val="009F35B3"/>
    <w:rsid w:val="009F36EC"/>
    <w:rsid w:val="009F41C0"/>
    <w:rsid w:val="009F46AD"/>
    <w:rsid w:val="009F490C"/>
    <w:rsid w:val="009F49F0"/>
    <w:rsid w:val="009F524C"/>
    <w:rsid w:val="009F5817"/>
    <w:rsid w:val="009F598D"/>
    <w:rsid w:val="009F63AE"/>
    <w:rsid w:val="009F63C8"/>
    <w:rsid w:val="009F67EA"/>
    <w:rsid w:val="009F6A8B"/>
    <w:rsid w:val="009F7B60"/>
    <w:rsid w:val="00A0056D"/>
    <w:rsid w:val="00A00B60"/>
    <w:rsid w:val="00A01757"/>
    <w:rsid w:val="00A01C04"/>
    <w:rsid w:val="00A0269C"/>
    <w:rsid w:val="00A02B54"/>
    <w:rsid w:val="00A02C05"/>
    <w:rsid w:val="00A02C7F"/>
    <w:rsid w:val="00A02E56"/>
    <w:rsid w:val="00A03669"/>
    <w:rsid w:val="00A038E4"/>
    <w:rsid w:val="00A03D0C"/>
    <w:rsid w:val="00A0400C"/>
    <w:rsid w:val="00A04147"/>
    <w:rsid w:val="00A0429A"/>
    <w:rsid w:val="00A04A6F"/>
    <w:rsid w:val="00A04FAB"/>
    <w:rsid w:val="00A053A0"/>
    <w:rsid w:val="00A05431"/>
    <w:rsid w:val="00A059B0"/>
    <w:rsid w:val="00A05E18"/>
    <w:rsid w:val="00A05F9F"/>
    <w:rsid w:val="00A06254"/>
    <w:rsid w:val="00A06C61"/>
    <w:rsid w:val="00A0794A"/>
    <w:rsid w:val="00A07D6E"/>
    <w:rsid w:val="00A10255"/>
    <w:rsid w:val="00A10351"/>
    <w:rsid w:val="00A10835"/>
    <w:rsid w:val="00A11068"/>
    <w:rsid w:val="00A11363"/>
    <w:rsid w:val="00A11998"/>
    <w:rsid w:val="00A11C6F"/>
    <w:rsid w:val="00A11D03"/>
    <w:rsid w:val="00A11E56"/>
    <w:rsid w:val="00A11F72"/>
    <w:rsid w:val="00A121D9"/>
    <w:rsid w:val="00A12362"/>
    <w:rsid w:val="00A12393"/>
    <w:rsid w:val="00A12474"/>
    <w:rsid w:val="00A12E31"/>
    <w:rsid w:val="00A13AF0"/>
    <w:rsid w:val="00A14165"/>
    <w:rsid w:val="00A1464F"/>
    <w:rsid w:val="00A14B6C"/>
    <w:rsid w:val="00A14E70"/>
    <w:rsid w:val="00A15757"/>
    <w:rsid w:val="00A158BD"/>
    <w:rsid w:val="00A15AE0"/>
    <w:rsid w:val="00A15FC2"/>
    <w:rsid w:val="00A160E8"/>
    <w:rsid w:val="00A16332"/>
    <w:rsid w:val="00A165EF"/>
    <w:rsid w:val="00A16C80"/>
    <w:rsid w:val="00A16CAB"/>
    <w:rsid w:val="00A17707"/>
    <w:rsid w:val="00A17964"/>
    <w:rsid w:val="00A17E5B"/>
    <w:rsid w:val="00A200C6"/>
    <w:rsid w:val="00A20956"/>
    <w:rsid w:val="00A2095B"/>
    <w:rsid w:val="00A212EC"/>
    <w:rsid w:val="00A21E42"/>
    <w:rsid w:val="00A225BF"/>
    <w:rsid w:val="00A2286F"/>
    <w:rsid w:val="00A230F2"/>
    <w:rsid w:val="00A23121"/>
    <w:rsid w:val="00A234B1"/>
    <w:rsid w:val="00A23668"/>
    <w:rsid w:val="00A237AD"/>
    <w:rsid w:val="00A23ABB"/>
    <w:rsid w:val="00A23FC8"/>
    <w:rsid w:val="00A2415B"/>
    <w:rsid w:val="00A24433"/>
    <w:rsid w:val="00A246AB"/>
    <w:rsid w:val="00A24A46"/>
    <w:rsid w:val="00A24CD7"/>
    <w:rsid w:val="00A25467"/>
    <w:rsid w:val="00A25483"/>
    <w:rsid w:val="00A25FC0"/>
    <w:rsid w:val="00A27183"/>
    <w:rsid w:val="00A2735A"/>
    <w:rsid w:val="00A27AE2"/>
    <w:rsid w:val="00A27F39"/>
    <w:rsid w:val="00A30165"/>
    <w:rsid w:val="00A30AA6"/>
    <w:rsid w:val="00A30C70"/>
    <w:rsid w:val="00A315A3"/>
    <w:rsid w:val="00A3196F"/>
    <w:rsid w:val="00A31B78"/>
    <w:rsid w:val="00A31F98"/>
    <w:rsid w:val="00A32298"/>
    <w:rsid w:val="00A32437"/>
    <w:rsid w:val="00A32E74"/>
    <w:rsid w:val="00A32EC4"/>
    <w:rsid w:val="00A33290"/>
    <w:rsid w:val="00A34554"/>
    <w:rsid w:val="00A34724"/>
    <w:rsid w:val="00A34B3F"/>
    <w:rsid w:val="00A35C8B"/>
    <w:rsid w:val="00A35DF4"/>
    <w:rsid w:val="00A3664A"/>
    <w:rsid w:val="00A376FD"/>
    <w:rsid w:val="00A37B5B"/>
    <w:rsid w:val="00A37C3E"/>
    <w:rsid w:val="00A4003A"/>
    <w:rsid w:val="00A400B3"/>
    <w:rsid w:val="00A403FB"/>
    <w:rsid w:val="00A41232"/>
    <w:rsid w:val="00A413A7"/>
    <w:rsid w:val="00A414F5"/>
    <w:rsid w:val="00A4153B"/>
    <w:rsid w:val="00A41DFC"/>
    <w:rsid w:val="00A42766"/>
    <w:rsid w:val="00A42B47"/>
    <w:rsid w:val="00A42C5F"/>
    <w:rsid w:val="00A42D62"/>
    <w:rsid w:val="00A437F8"/>
    <w:rsid w:val="00A43F48"/>
    <w:rsid w:val="00A44503"/>
    <w:rsid w:val="00A454BB"/>
    <w:rsid w:val="00A45CB6"/>
    <w:rsid w:val="00A45D62"/>
    <w:rsid w:val="00A45DA7"/>
    <w:rsid w:val="00A46396"/>
    <w:rsid w:val="00A465F5"/>
    <w:rsid w:val="00A46CF1"/>
    <w:rsid w:val="00A47320"/>
    <w:rsid w:val="00A47387"/>
    <w:rsid w:val="00A47EC2"/>
    <w:rsid w:val="00A50704"/>
    <w:rsid w:val="00A507E4"/>
    <w:rsid w:val="00A508F5"/>
    <w:rsid w:val="00A50937"/>
    <w:rsid w:val="00A509AA"/>
    <w:rsid w:val="00A50C0C"/>
    <w:rsid w:val="00A51A63"/>
    <w:rsid w:val="00A52121"/>
    <w:rsid w:val="00A52239"/>
    <w:rsid w:val="00A52282"/>
    <w:rsid w:val="00A52473"/>
    <w:rsid w:val="00A52716"/>
    <w:rsid w:val="00A52887"/>
    <w:rsid w:val="00A529EC"/>
    <w:rsid w:val="00A52B19"/>
    <w:rsid w:val="00A52CD5"/>
    <w:rsid w:val="00A531ED"/>
    <w:rsid w:val="00A53212"/>
    <w:rsid w:val="00A53B28"/>
    <w:rsid w:val="00A53DE8"/>
    <w:rsid w:val="00A53FC6"/>
    <w:rsid w:val="00A54579"/>
    <w:rsid w:val="00A5469C"/>
    <w:rsid w:val="00A5484E"/>
    <w:rsid w:val="00A549D8"/>
    <w:rsid w:val="00A54A3F"/>
    <w:rsid w:val="00A54AA9"/>
    <w:rsid w:val="00A5504E"/>
    <w:rsid w:val="00A550B7"/>
    <w:rsid w:val="00A551B4"/>
    <w:rsid w:val="00A55255"/>
    <w:rsid w:val="00A552CF"/>
    <w:rsid w:val="00A55727"/>
    <w:rsid w:val="00A55AF2"/>
    <w:rsid w:val="00A55DAB"/>
    <w:rsid w:val="00A5623B"/>
    <w:rsid w:val="00A566A8"/>
    <w:rsid w:val="00A57175"/>
    <w:rsid w:val="00A5746C"/>
    <w:rsid w:val="00A574C2"/>
    <w:rsid w:val="00A577A8"/>
    <w:rsid w:val="00A57A41"/>
    <w:rsid w:val="00A57BFE"/>
    <w:rsid w:val="00A57CFB"/>
    <w:rsid w:val="00A6101C"/>
    <w:rsid w:val="00A61E28"/>
    <w:rsid w:val="00A62177"/>
    <w:rsid w:val="00A6236C"/>
    <w:rsid w:val="00A628AA"/>
    <w:rsid w:val="00A62E94"/>
    <w:rsid w:val="00A6320A"/>
    <w:rsid w:val="00A63408"/>
    <w:rsid w:val="00A63A6C"/>
    <w:rsid w:val="00A63BE1"/>
    <w:rsid w:val="00A64091"/>
    <w:rsid w:val="00A64205"/>
    <w:rsid w:val="00A64293"/>
    <w:rsid w:val="00A64EC2"/>
    <w:rsid w:val="00A6544A"/>
    <w:rsid w:val="00A654A5"/>
    <w:rsid w:val="00A658E2"/>
    <w:rsid w:val="00A65A39"/>
    <w:rsid w:val="00A65B3F"/>
    <w:rsid w:val="00A66A52"/>
    <w:rsid w:val="00A66E3A"/>
    <w:rsid w:val="00A670C4"/>
    <w:rsid w:val="00A70470"/>
    <w:rsid w:val="00A7066E"/>
    <w:rsid w:val="00A70E96"/>
    <w:rsid w:val="00A70F84"/>
    <w:rsid w:val="00A7106D"/>
    <w:rsid w:val="00A71506"/>
    <w:rsid w:val="00A7164B"/>
    <w:rsid w:val="00A71D95"/>
    <w:rsid w:val="00A721B8"/>
    <w:rsid w:val="00A72CB6"/>
    <w:rsid w:val="00A72E50"/>
    <w:rsid w:val="00A72F5F"/>
    <w:rsid w:val="00A730EE"/>
    <w:rsid w:val="00A7312B"/>
    <w:rsid w:val="00A73696"/>
    <w:rsid w:val="00A73B94"/>
    <w:rsid w:val="00A73D6B"/>
    <w:rsid w:val="00A73D8E"/>
    <w:rsid w:val="00A73F28"/>
    <w:rsid w:val="00A746E1"/>
    <w:rsid w:val="00A74B2D"/>
    <w:rsid w:val="00A751CE"/>
    <w:rsid w:val="00A76412"/>
    <w:rsid w:val="00A76AB1"/>
    <w:rsid w:val="00A76CCF"/>
    <w:rsid w:val="00A76ED6"/>
    <w:rsid w:val="00A771F9"/>
    <w:rsid w:val="00A802A4"/>
    <w:rsid w:val="00A80667"/>
    <w:rsid w:val="00A80A9E"/>
    <w:rsid w:val="00A810B7"/>
    <w:rsid w:val="00A810E4"/>
    <w:rsid w:val="00A81104"/>
    <w:rsid w:val="00A81509"/>
    <w:rsid w:val="00A81DCB"/>
    <w:rsid w:val="00A822B9"/>
    <w:rsid w:val="00A822EF"/>
    <w:rsid w:val="00A82755"/>
    <w:rsid w:val="00A82789"/>
    <w:rsid w:val="00A828AF"/>
    <w:rsid w:val="00A82E62"/>
    <w:rsid w:val="00A832E7"/>
    <w:rsid w:val="00A83733"/>
    <w:rsid w:val="00A83790"/>
    <w:rsid w:val="00A83A35"/>
    <w:rsid w:val="00A83EFF"/>
    <w:rsid w:val="00A848AC"/>
    <w:rsid w:val="00A84D00"/>
    <w:rsid w:val="00A84D8D"/>
    <w:rsid w:val="00A85607"/>
    <w:rsid w:val="00A85B96"/>
    <w:rsid w:val="00A85E17"/>
    <w:rsid w:val="00A8617E"/>
    <w:rsid w:val="00A861E9"/>
    <w:rsid w:val="00A8669D"/>
    <w:rsid w:val="00A866FF"/>
    <w:rsid w:val="00A86EB9"/>
    <w:rsid w:val="00A86F5F"/>
    <w:rsid w:val="00A872B4"/>
    <w:rsid w:val="00A875B6"/>
    <w:rsid w:val="00A905C5"/>
    <w:rsid w:val="00A90A43"/>
    <w:rsid w:val="00A90FEA"/>
    <w:rsid w:val="00A918FC"/>
    <w:rsid w:val="00A91FB1"/>
    <w:rsid w:val="00A92257"/>
    <w:rsid w:val="00A9284C"/>
    <w:rsid w:val="00A93071"/>
    <w:rsid w:val="00A93091"/>
    <w:rsid w:val="00A93B50"/>
    <w:rsid w:val="00A94496"/>
    <w:rsid w:val="00A94AEA"/>
    <w:rsid w:val="00A95158"/>
    <w:rsid w:val="00A95214"/>
    <w:rsid w:val="00A95368"/>
    <w:rsid w:val="00A956C3"/>
    <w:rsid w:val="00A95FC2"/>
    <w:rsid w:val="00A9605D"/>
    <w:rsid w:val="00A96616"/>
    <w:rsid w:val="00A96BD1"/>
    <w:rsid w:val="00A97C78"/>
    <w:rsid w:val="00AA03C4"/>
    <w:rsid w:val="00AA0744"/>
    <w:rsid w:val="00AA08A8"/>
    <w:rsid w:val="00AA0E0D"/>
    <w:rsid w:val="00AA1057"/>
    <w:rsid w:val="00AA12F3"/>
    <w:rsid w:val="00AA13CB"/>
    <w:rsid w:val="00AA145A"/>
    <w:rsid w:val="00AA1499"/>
    <w:rsid w:val="00AA2215"/>
    <w:rsid w:val="00AA250E"/>
    <w:rsid w:val="00AA2522"/>
    <w:rsid w:val="00AA26D3"/>
    <w:rsid w:val="00AA2B55"/>
    <w:rsid w:val="00AA2CD6"/>
    <w:rsid w:val="00AA2FC3"/>
    <w:rsid w:val="00AA3B86"/>
    <w:rsid w:val="00AA3F4A"/>
    <w:rsid w:val="00AA4574"/>
    <w:rsid w:val="00AA4D1A"/>
    <w:rsid w:val="00AA5254"/>
    <w:rsid w:val="00AA527D"/>
    <w:rsid w:val="00AA57B3"/>
    <w:rsid w:val="00AA589E"/>
    <w:rsid w:val="00AA5F97"/>
    <w:rsid w:val="00AA636B"/>
    <w:rsid w:val="00AA67D9"/>
    <w:rsid w:val="00AA738F"/>
    <w:rsid w:val="00AA74AA"/>
    <w:rsid w:val="00AA75E8"/>
    <w:rsid w:val="00AB057C"/>
    <w:rsid w:val="00AB1032"/>
    <w:rsid w:val="00AB1108"/>
    <w:rsid w:val="00AB175C"/>
    <w:rsid w:val="00AB1C20"/>
    <w:rsid w:val="00AB2141"/>
    <w:rsid w:val="00AB273E"/>
    <w:rsid w:val="00AB2B99"/>
    <w:rsid w:val="00AB2B9A"/>
    <w:rsid w:val="00AB2BB5"/>
    <w:rsid w:val="00AB2F12"/>
    <w:rsid w:val="00AB3007"/>
    <w:rsid w:val="00AB3722"/>
    <w:rsid w:val="00AB3F74"/>
    <w:rsid w:val="00AB3FAD"/>
    <w:rsid w:val="00AB4416"/>
    <w:rsid w:val="00AB4681"/>
    <w:rsid w:val="00AB481D"/>
    <w:rsid w:val="00AB48FF"/>
    <w:rsid w:val="00AB4928"/>
    <w:rsid w:val="00AB49AD"/>
    <w:rsid w:val="00AB49FB"/>
    <w:rsid w:val="00AB52E3"/>
    <w:rsid w:val="00AB538C"/>
    <w:rsid w:val="00AB548D"/>
    <w:rsid w:val="00AB559F"/>
    <w:rsid w:val="00AB5AC7"/>
    <w:rsid w:val="00AB5C49"/>
    <w:rsid w:val="00AB6697"/>
    <w:rsid w:val="00AB798A"/>
    <w:rsid w:val="00AB7A0A"/>
    <w:rsid w:val="00AC00E6"/>
    <w:rsid w:val="00AC0214"/>
    <w:rsid w:val="00AC105D"/>
    <w:rsid w:val="00AC11D7"/>
    <w:rsid w:val="00AC1A2B"/>
    <w:rsid w:val="00AC1E8A"/>
    <w:rsid w:val="00AC20F3"/>
    <w:rsid w:val="00AC27E0"/>
    <w:rsid w:val="00AC2B33"/>
    <w:rsid w:val="00AC2C39"/>
    <w:rsid w:val="00AC321E"/>
    <w:rsid w:val="00AC418E"/>
    <w:rsid w:val="00AC49B4"/>
    <w:rsid w:val="00AC49ED"/>
    <w:rsid w:val="00AC4CF3"/>
    <w:rsid w:val="00AC5190"/>
    <w:rsid w:val="00AC5197"/>
    <w:rsid w:val="00AC53FF"/>
    <w:rsid w:val="00AC5455"/>
    <w:rsid w:val="00AC5956"/>
    <w:rsid w:val="00AC5A67"/>
    <w:rsid w:val="00AC68C7"/>
    <w:rsid w:val="00AC68DB"/>
    <w:rsid w:val="00AC69E3"/>
    <w:rsid w:val="00AC6A15"/>
    <w:rsid w:val="00AC7182"/>
    <w:rsid w:val="00AC74A2"/>
    <w:rsid w:val="00AC78C7"/>
    <w:rsid w:val="00AC7F36"/>
    <w:rsid w:val="00AD0C98"/>
    <w:rsid w:val="00AD102F"/>
    <w:rsid w:val="00AD11BE"/>
    <w:rsid w:val="00AD121E"/>
    <w:rsid w:val="00AD13F1"/>
    <w:rsid w:val="00AD16D7"/>
    <w:rsid w:val="00AD17C0"/>
    <w:rsid w:val="00AD1FD8"/>
    <w:rsid w:val="00AD2773"/>
    <w:rsid w:val="00AD2C8B"/>
    <w:rsid w:val="00AD2DBF"/>
    <w:rsid w:val="00AD30D7"/>
    <w:rsid w:val="00AD32A0"/>
    <w:rsid w:val="00AD32C7"/>
    <w:rsid w:val="00AD37DD"/>
    <w:rsid w:val="00AD3CD3"/>
    <w:rsid w:val="00AD3DFA"/>
    <w:rsid w:val="00AD41DF"/>
    <w:rsid w:val="00AD42A2"/>
    <w:rsid w:val="00AD4944"/>
    <w:rsid w:val="00AD4986"/>
    <w:rsid w:val="00AD4B5F"/>
    <w:rsid w:val="00AD4CC8"/>
    <w:rsid w:val="00AD51EE"/>
    <w:rsid w:val="00AD5462"/>
    <w:rsid w:val="00AD571A"/>
    <w:rsid w:val="00AD5C6A"/>
    <w:rsid w:val="00AD5D4D"/>
    <w:rsid w:val="00AD5EEB"/>
    <w:rsid w:val="00AD61F0"/>
    <w:rsid w:val="00AD64C1"/>
    <w:rsid w:val="00AD6560"/>
    <w:rsid w:val="00AD6989"/>
    <w:rsid w:val="00AD6C4B"/>
    <w:rsid w:val="00AD6C70"/>
    <w:rsid w:val="00AD7093"/>
    <w:rsid w:val="00AD732C"/>
    <w:rsid w:val="00AD79D1"/>
    <w:rsid w:val="00AD7AF3"/>
    <w:rsid w:val="00AD7CD2"/>
    <w:rsid w:val="00AD7E22"/>
    <w:rsid w:val="00AE0552"/>
    <w:rsid w:val="00AE0585"/>
    <w:rsid w:val="00AE079C"/>
    <w:rsid w:val="00AE0BA8"/>
    <w:rsid w:val="00AE1D37"/>
    <w:rsid w:val="00AE2F4E"/>
    <w:rsid w:val="00AE33DB"/>
    <w:rsid w:val="00AE3D2E"/>
    <w:rsid w:val="00AE3D86"/>
    <w:rsid w:val="00AE418C"/>
    <w:rsid w:val="00AE4399"/>
    <w:rsid w:val="00AE4798"/>
    <w:rsid w:val="00AE492B"/>
    <w:rsid w:val="00AE4B73"/>
    <w:rsid w:val="00AE4F99"/>
    <w:rsid w:val="00AE537A"/>
    <w:rsid w:val="00AE5950"/>
    <w:rsid w:val="00AE59A4"/>
    <w:rsid w:val="00AE7122"/>
    <w:rsid w:val="00AE72E0"/>
    <w:rsid w:val="00AE741D"/>
    <w:rsid w:val="00AE7639"/>
    <w:rsid w:val="00AE78C1"/>
    <w:rsid w:val="00AE7A12"/>
    <w:rsid w:val="00AE7C59"/>
    <w:rsid w:val="00AF10CD"/>
    <w:rsid w:val="00AF11FC"/>
    <w:rsid w:val="00AF15C8"/>
    <w:rsid w:val="00AF1A1E"/>
    <w:rsid w:val="00AF22D7"/>
    <w:rsid w:val="00AF2460"/>
    <w:rsid w:val="00AF255C"/>
    <w:rsid w:val="00AF308E"/>
    <w:rsid w:val="00AF47CE"/>
    <w:rsid w:val="00AF49C7"/>
    <w:rsid w:val="00AF4A08"/>
    <w:rsid w:val="00AF5245"/>
    <w:rsid w:val="00AF5730"/>
    <w:rsid w:val="00AF610F"/>
    <w:rsid w:val="00AF616B"/>
    <w:rsid w:val="00AF62DB"/>
    <w:rsid w:val="00AF6335"/>
    <w:rsid w:val="00AF6817"/>
    <w:rsid w:val="00AF6F3B"/>
    <w:rsid w:val="00AF720C"/>
    <w:rsid w:val="00AF7EAB"/>
    <w:rsid w:val="00B005B3"/>
    <w:rsid w:val="00B0131A"/>
    <w:rsid w:val="00B015D9"/>
    <w:rsid w:val="00B019BC"/>
    <w:rsid w:val="00B02430"/>
    <w:rsid w:val="00B028D3"/>
    <w:rsid w:val="00B032A6"/>
    <w:rsid w:val="00B032B1"/>
    <w:rsid w:val="00B036DA"/>
    <w:rsid w:val="00B038EA"/>
    <w:rsid w:val="00B03D08"/>
    <w:rsid w:val="00B03F59"/>
    <w:rsid w:val="00B03F74"/>
    <w:rsid w:val="00B0406D"/>
    <w:rsid w:val="00B04652"/>
    <w:rsid w:val="00B04988"/>
    <w:rsid w:val="00B04FC9"/>
    <w:rsid w:val="00B052AF"/>
    <w:rsid w:val="00B057B1"/>
    <w:rsid w:val="00B057F1"/>
    <w:rsid w:val="00B065D1"/>
    <w:rsid w:val="00B0690B"/>
    <w:rsid w:val="00B06991"/>
    <w:rsid w:val="00B06CC3"/>
    <w:rsid w:val="00B06DCA"/>
    <w:rsid w:val="00B06E40"/>
    <w:rsid w:val="00B07893"/>
    <w:rsid w:val="00B1007B"/>
    <w:rsid w:val="00B10395"/>
    <w:rsid w:val="00B104AC"/>
    <w:rsid w:val="00B10814"/>
    <w:rsid w:val="00B1093D"/>
    <w:rsid w:val="00B10F7E"/>
    <w:rsid w:val="00B11221"/>
    <w:rsid w:val="00B11327"/>
    <w:rsid w:val="00B11445"/>
    <w:rsid w:val="00B1178E"/>
    <w:rsid w:val="00B11A58"/>
    <w:rsid w:val="00B120D6"/>
    <w:rsid w:val="00B1236E"/>
    <w:rsid w:val="00B12721"/>
    <w:rsid w:val="00B1281C"/>
    <w:rsid w:val="00B1302A"/>
    <w:rsid w:val="00B130C7"/>
    <w:rsid w:val="00B13FC7"/>
    <w:rsid w:val="00B14773"/>
    <w:rsid w:val="00B14E15"/>
    <w:rsid w:val="00B15FEF"/>
    <w:rsid w:val="00B163C0"/>
    <w:rsid w:val="00B16985"/>
    <w:rsid w:val="00B16CA6"/>
    <w:rsid w:val="00B16EA9"/>
    <w:rsid w:val="00B17692"/>
    <w:rsid w:val="00B1772F"/>
    <w:rsid w:val="00B17898"/>
    <w:rsid w:val="00B17AA1"/>
    <w:rsid w:val="00B17F10"/>
    <w:rsid w:val="00B20402"/>
    <w:rsid w:val="00B20517"/>
    <w:rsid w:val="00B2051E"/>
    <w:rsid w:val="00B2135D"/>
    <w:rsid w:val="00B219D6"/>
    <w:rsid w:val="00B21DB9"/>
    <w:rsid w:val="00B21F63"/>
    <w:rsid w:val="00B21F66"/>
    <w:rsid w:val="00B21FC1"/>
    <w:rsid w:val="00B220A0"/>
    <w:rsid w:val="00B2229E"/>
    <w:rsid w:val="00B22693"/>
    <w:rsid w:val="00B22803"/>
    <w:rsid w:val="00B2296F"/>
    <w:rsid w:val="00B22BCC"/>
    <w:rsid w:val="00B22C36"/>
    <w:rsid w:val="00B22CC2"/>
    <w:rsid w:val="00B23447"/>
    <w:rsid w:val="00B234CD"/>
    <w:rsid w:val="00B2350D"/>
    <w:rsid w:val="00B23664"/>
    <w:rsid w:val="00B238AD"/>
    <w:rsid w:val="00B23913"/>
    <w:rsid w:val="00B23BAB"/>
    <w:rsid w:val="00B23C96"/>
    <w:rsid w:val="00B23D45"/>
    <w:rsid w:val="00B23EF2"/>
    <w:rsid w:val="00B24831"/>
    <w:rsid w:val="00B249AC"/>
    <w:rsid w:val="00B251B1"/>
    <w:rsid w:val="00B25435"/>
    <w:rsid w:val="00B254CA"/>
    <w:rsid w:val="00B25573"/>
    <w:rsid w:val="00B25AAE"/>
    <w:rsid w:val="00B25E3C"/>
    <w:rsid w:val="00B25F84"/>
    <w:rsid w:val="00B264E0"/>
    <w:rsid w:val="00B26920"/>
    <w:rsid w:val="00B26FD7"/>
    <w:rsid w:val="00B27172"/>
    <w:rsid w:val="00B27714"/>
    <w:rsid w:val="00B27E4E"/>
    <w:rsid w:val="00B27FE6"/>
    <w:rsid w:val="00B30023"/>
    <w:rsid w:val="00B300C6"/>
    <w:rsid w:val="00B30371"/>
    <w:rsid w:val="00B3065E"/>
    <w:rsid w:val="00B31117"/>
    <w:rsid w:val="00B318C3"/>
    <w:rsid w:val="00B31FAC"/>
    <w:rsid w:val="00B32232"/>
    <w:rsid w:val="00B324C2"/>
    <w:rsid w:val="00B32829"/>
    <w:rsid w:val="00B33273"/>
    <w:rsid w:val="00B333FF"/>
    <w:rsid w:val="00B33596"/>
    <w:rsid w:val="00B33AD0"/>
    <w:rsid w:val="00B33C73"/>
    <w:rsid w:val="00B33D33"/>
    <w:rsid w:val="00B34394"/>
    <w:rsid w:val="00B3460C"/>
    <w:rsid w:val="00B34911"/>
    <w:rsid w:val="00B34B2F"/>
    <w:rsid w:val="00B34DA9"/>
    <w:rsid w:val="00B34E17"/>
    <w:rsid w:val="00B35000"/>
    <w:rsid w:val="00B354AF"/>
    <w:rsid w:val="00B356D8"/>
    <w:rsid w:val="00B3598B"/>
    <w:rsid w:val="00B35EBD"/>
    <w:rsid w:val="00B36499"/>
    <w:rsid w:val="00B36670"/>
    <w:rsid w:val="00B36890"/>
    <w:rsid w:val="00B36F41"/>
    <w:rsid w:val="00B3703A"/>
    <w:rsid w:val="00B373EA"/>
    <w:rsid w:val="00B4147D"/>
    <w:rsid w:val="00B418E2"/>
    <w:rsid w:val="00B41974"/>
    <w:rsid w:val="00B41AC7"/>
    <w:rsid w:val="00B42306"/>
    <w:rsid w:val="00B424EB"/>
    <w:rsid w:val="00B4264D"/>
    <w:rsid w:val="00B4311B"/>
    <w:rsid w:val="00B4329B"/>
    <w:rsid w:val="00B43650"/>
    <w:rsid w:val="00B4374D"/>
    <w:rsid w:val="00B43811"/>
    <w:rsid w:val="00B444C9"/>
    <w:rsid w:val="00B447E3"/>
    <w:rsid w:val="00B44D2C"/>
    <w:rsid w:val="00B450E0"/>
    <w:rsid w:val="00B455B8"/>
    <w:rsid w:val="00B4593F"/>
    <w:rsid w:val="00B45CCB"/>
    <w:rsid w:val="00B45D2B"/>
    <w:rsid w:val="00B46104"/>
    <w:rsid w:val="00B46C03"/>
    <w:rsid w:val="00B46FAA"/>
    <w:rsid w:val="00B479FC"/>
    <w:rsid w:val="00B47B14"/>
    <w:rsid w:val="00B503B8"/>
    <w:rsid w:val="00B504C1"/>
    <w:rsid w:val="00B507DC"/>
    <w:rsid w:val="00B50AED"/>
    <w:rsid w:val="00B51299"/>
    <w:rsid w:val="00B5140F"/>
    <w:rsid w:val="00B5171D"/>
    <w:rsid w:val="00B51A2E"/>
    <w:rsid w:val="00B51A6D"/>
    <w:rsid w:val="00B51BE3"/>
    <w:rsid w:val="00B51DB0"/>
    <w:rsid w:val="00B51DBC"/>
    <w:rsid w:val="00B51EEE"/>
    <w:rsid w:val="00B5208D"/>
    <w:rsid w:val="00B52541"/>
    <w:rsid w:val="00B52DB8"/>
    <w:rsid w:val="00B531BA"/>
    <w:rsid w:val="00B5337E"/>
    <w:rsid w:val="00B5381E"/>
    <w:rsid w:val="00B5396B"/>
    <w:rsid w:val="00B53C6D"/>
    <w:rsid w:val="00B544A2"/>
    <w:rsid w:val="00B54521"/>
    <w:rsid w:val="00B5457E"/>
    <w:rsid w:val="00B5473C"/>
    <w:rsid w:val="00B54C07"/>
    <w:rsid w:val="00B54C66"/>
    <w:rsid w:val="00B55D0C"/>
    <w:rsid w:val="00B55FE1"/>
    <w:rsid w:val="00B5645C"/>
    <w:rsid w:val="00B5662C"/>
    <w:rsid w:val="00B568A0"/>
    <w:rsid w:val="00B56A90"/>
    <w:rsid w:val="00B572E2"/>
    <w:rsid w:val="00B5747D"/>
    <w:rsid w:val="00B5769D"/>
    <w:rsid w:val="00B577E6"/>
    <w:rsid w:val="00B57B24"/>
    <w:rsid w:val="00B57E6C"/>
    <w:rsid w:val="00B600CC"/>
    <w:rsid w:val="00B600F3"/>
    <w:rsid w:val="00B60741"/>
    <w:rsid w:val="00B6099C"/>
    <w:rsid w:val="00B60A9C"/>
    <w:rsid w:val="00B6126B"/>
    <w:rsid w:val="00B614BC"/>
    <w:rsid w:val="00B61A01"/>
    <w:rsid w:val="00B62019"/>
    <w:rsid w:val="00B62ACF"/>
    <w:rsid w:val="00B6338A"/>
    <w:rsid w:val="00B6371D"/>
    <w:rsid w:val="00B638FD"/>
    <w:rsid w:val="00B63D3E"/>
    <w:rsid w:val="00B63E67"/>
    <w:rsid w:val="00B63FA5"/>
    <w:rsid w:val="00B6403A"/>
    <w:rsid w:val="00B64418"/>
    <w:rsid w:val="00B64DF8"/>
    <w:rsid w:val="00B64E1E"/>
    <w:rsid w:val="00B655C0"/>
    <w:rsid w:val="00B6583C"/>
    <w:rsid w:val="00B65866"/>
    <w:rsid w:val="00B65E93"/>
    <w:rsid w:val="00B65FE6"/>
    <w:rsid w:val="00B6632D"/>
    <w:rsid w:val="00B677B7"/>
    <w:rsid w:val="00B67B2F"/>
    <w:rsid w:val="00B67BB1"/>
    <w:rsid w:val="00B67CDF"/>
    <w:rsid w:val="00B67E59"/>
    <w:rsid w:val="00B7093B"/>
    <w:rsid w:val="00B70ABF"/>
    <w:rsid w:val="00B70AD3"/>
    <w:rsid w:val="00B70D34"/>
    <w:rsid w:val="00B71010"/>
    <w:rsid w:val="00B712FE"/>
    <w:rsid w:val="00B71492"/>
    <w:rsid w:val="00B714FD"/>
    <w:rsid w:val="00B71618"/>
    <w:rsid w:val="00B72006"/>
    <w:rsid w:val="00B723EE"/>
    <w:rsid w:val="00B72626"/>
    <w:rsid w:val="00B72AC6"/>
    <w:rsid w:val="00B72F25"/>
    <w:rsid w:val="00B72FA4"/>
    <w:rsid w:val="00B73086"/>
    <w:rsid w:val="00B733A7"/>
    <w:rsid w:val="00B73CA1"/>
    <w:rsid w:val="00B73F3E"/>
    <w:rsid w:val="00B740BF"/>
    <w:rsid w:val="00B741CD"/>
    <w:rsid w:val="00B7470E"/>
    <w:rsid w:val="00B74C2D"/>
    <w:rsid w:val="00B754E7"/>
    <w:rsid w:val="00B75C78"/>
    <w:rsid w:val="00B7655A"/>
    <w:rsid w:val="00B766AE"/>
    <w:rsid w:val="00B76F1A"/>
    <w:rsid w:val="00B77297"/>
    <w:rsid w:val="00B7749D"/>
    <w:rsid w:val="00B774BD"/>
    <w:rsid w:val="00B779F9"/>
    <w:rsid w:val="00B77B9F"/>
    <w:rsid w:val="00B80672"/>
    <w:rsid w:val="00B807D6"/>
    <w:rsid w:val="00B80856"/>
    <w:rsid w:val="00B808CD"/>
    <w:rsid w:val="00B81A51"/>
    <w:rsid w:val="00B82196"/>
    <w:rsid w:val="00B826CB"/>
    <w:rsid w:val="00B82CF4"/>
    <w:rsid w:val="00B83163"/>
    <w:rsid w:val="00B83A89"/>
    <w:rsid w:val="00B83B48"/>
    <w:rsid w:val="00B83FF2"/>
    <w:rsid w:val="00B84A2A"/>
    <w:rsid w:val="00B851BD"/>
    <w:rsid w:val="00B85854"/>
    <w:rsid w:val="00B85E72"/>
    <w:rsid w:val="00B861F2"/>
    <w:rsid w:val="00B8621A"/>
    <w:rsid w:val="00B8629A"/>
    <w:rsid w:val="00B86516"/>
    <w:rsid w:val="00B8749E"/>
    <w:rsid w:val="00B875B0"/>
    <w:rsid w:val="00B8760A"/>
    <w:rsid w:val="00B87733"/>
    <w:rsid w:val="00B87BDA"/>
    <w:rsid w:val="00B87EA9"/>
    <w:rsid w:val="00B905D6"/>
    <w:rsid w:val="00B90C14"/>
    <w:rsid w:val="00B90DBE"/>
    <w:rsid w:val="00B91577"/>
    <w:rsid w:val="00B918F6"/>
    <w:rsid w:val="00B91CA1"/>
    <w:rsid w:val="00B91CA3"/>
    <w:rsid w:val="00B920E1"/>
    <w:rsid w:val="00B920FA"/>
    <w:rsid w:val="00B924DE"/>
    <w:rsid w:val="00B92777"/>
    <w:rsid w:val="00B92C1A"/>
    <w:rsid w:val="00B931DF"/>
    <w:rsid w:val="00B93F55"/>
    <w:rsid w:val="00B942F1"/>
    <w:rsid w:val="00B947C5"/>
    <w:rsid w:val="00B947E4"/>
    <w:rsid w:val="00B94A54"/>
    <w:rsid w:val="00B957C2"/>
    <w:rsid w:val="00B95B4D"/>
    <w:rsid w:val="00B96732"/>
    <w:rsid w:val="00B96A8B"/>
    <w:rsid w:val="00B97226"/>
    <w:rsid w:val="00B97505"/>
    <w:rsid w:val="00B97540"/>
    <w:rsid w:val="00B975BD"/>
    <w:rsid w:val="00B97B75"/>
    <w:rsid w:val="00B97BE7"/>
    <w:rsid w:val="00B97CC5"/>
    <w:rsid w:val="00BA00A5"/>
    <w:rsid w:val="00BA0693"/>
    <w:rsid w:val="00BA0EC9"/>
    <w:rsid w:val="00BA0F53"/>
    <w:rsid w:val="00BA100D"/>
    <w:rsid w:val="00BA19A1"/>
    <w:rsid w:val="00BA1A9F"/>
    <w:rsid w:val="00BA1DA8"/>
    <w:rsid w:val="00BA21BA"/>
    <w:rsid w:val="00BA27AC"/>
    <w:rsid w:val="00BA2F34"/>
    <w:rsid w:val="00BA2FDD"/>
    <w:rsid w:val="00BA3625"/>
    <w:rsid w:val="00BA36BA"/>
    <w:rsid w:val="00BA37EC"/>
    <w:rsid w:val="00BA383F"/>
    <w:rsid w:val="00BA3951"/>
    <w:rsid w:val="00BA3C12"/>
    <w:rsid w:val="00BA3E9D"/>
    <w:rsid w:val="00BA4149"/>
    <w:rsid w:val="00BA4587"/>
    <w:rsid w:val="00BA4C04"/>
    <w:rsid w:val="00BA4E7E"/>
    <w:rsid w:val="00BA5130"/>
    <w:rsid w:val="00BA5324"/>
    <w:rsid w:val="00BA5A2F"/>
    <w:rsid w:val="00BA5E29"/>
    <w:rsid w:val="00BA5E4B"/>
    <w:rsid w:val="00BA613B"/>
    <w:rsid w:val="00BA66E6"/>
    <w:rsid w:val="00BA6762"/>
    <w:rsid w:val="00BA69D9"/>
    <w:rsid w:val="00BA726F"/>
    <w:rsid w:val="00BA734B"/>
    <w:rsid w:val="00BA74C7"/>
    <w:rsid w:val="00BA76E4"/>
    <w:rsid w:val="00BA76FD"/>
    <w:rsid w:val="00BA7D6E"/>
    <w:rsid w:val="00BA7ED2"/>
    <w:rsid w:val="00BA7F2E"/>
    <w:rsid w:val="00BB0727"/>
    <w:rsid w:val="00BB0935"/>
    <w:rsid w:val="00BB0AAD"/>
    <w:rsid w:val="00BB0FAC"/>
    <w:rsid w:val="00BB114D"/>
    <w:rsid w:val="00BB1814"/>
    <w:rsid w:val="00BB2088"/>
    <w:rsid w:val="00BB2CE7"/>
    <w:rsid w:val="00BB348D"/>
    <w:rsid w:val="00BB3842"/>
    <w:rsid w:val="00BB398E"/>
    <w:rsid w:val="00BB4575"/>
    <w:rsid w:val="00BB4641"/>
    <w:rsid w:val="00BB47B1"/>
    <w:rsid w:val="00BB4A7D"/>
    <w:rsid w:val="00BB5A21"/>
    <w:rsid w:val="00BB5A40"/>
    <w:rsid w:val="00BB6685"/>
    <w:rsid w:val="00BB6866"/>
    <w:rsid w:val="00BB6B16"/>
    <w:rsid w:val="00BB6D6D"/>
    <w:rsid w:val="00BB6E50"/>
    <w:rsid w:val="00BB6FB7"/>
    <w:rsid w:val="00BC0015"/>
    <w:rsid w:val="00BC04BF"/>
    <w:rsid w:val="00BC0600"/>
    <w:rsid w:val="00BC0746"/>
    <w:rsid w:val="00BC0792"/>
    <w:rsid w:val="00BC0986"/>
    <w:rsid w:val="00BC0C5F"/>
    <w:rsid w:val="00BC0F0A"/>
    <w:rsid w:val="00BC0F7A"/>
    <w:rsid w:val="00BC0FA7"/>
    <w:rsid w:val="00BC1038"/>
    <w:rsid w:val="00BC1154"/>
    <w:rsid w:val="00BC18AF"/>
    <w:rsid w:val="00BC1B1C"/>
    <w:rsid w:val="00BC21FB"/>
    <w:rsid w:val="00BC232D"/>
    <w:rsid w:val="00BC2825"/>
    <w:rsid w:val="00BC29BC"/>
    <w:rsid w:val="00BC2E75"/>
    <w:rsid w:val="00BC2F0A"/>
    <w:rsid w:val="00BC2F33"/>
    <w:rsid w:val="00BC3106"/>
    <w:rsid w:val="00BC32B3"/>
    <w:rsid w:val="00BC334B"/>
    <w:rsid w:val="00BC3EC9"/>
    <w:rsid w:val="00BC3F8B"/>
    <w:rsid w:val="00BC412D"/>
    <w:rsid w:val="00BC4718"/>
    <w:rsid w:val="00BC47C3"/>
    <w:rsid w:val="00BC527F"/>
    <w:rsid w:val="00BC5600"/>
    <w:rsid w:val="00BC5B8F"/>
    <w:rsid w:val="00BC5BF0"/>
    <w:rsid w:val="00BC6052"/>
    <w:rsid w:val="00BC622A"/>
    <w:rsid w:val="00BC63A2"/>
    <w:rsid w:val="00BC63D4"/>
    <w:rsid w:val="00BC6723"/>
    <w:rsid w:val="00BC6B10"/>
    <w:rsid w:val="00BC7197"/>
    <w:rsid w:val="00BC7437"/>
    <w:rsid w:val="00BC773D"/>
    <w:rsid w:val="00BC77E7"/>
    <w:rsid w:val="00BC7899"/>
    <w:rsid w:val="00BC7B49"/>
    <w:rsid w:val="00BD038F"/>
    <w:rsid w:val="00BD0459"/>
    <w:rsid w:val="00BD06A2"/>
    <w:rsid w:val="00BD0779"/>
    <w:rsid w:val="00BD08B5"/>
    <w:rsid w:val="00BD0C12"/>
    <w:rsid w:val="00BD16E0"/>
    <w:rsid w:val="00BD1919"/>
    <w:rsid w:val="00BD1EDD"/>
    <w:rsid w:val="00BD22BE"/>
    <w:rsid w:val="00BD2EA3"/>
    <w:rsid w:val="00BD30E0"/>
    <w:rsid w:val="00BD31CA"/>
    <w:rsid w:val="00BD3321"/>
    <w:rsid w:val="00BD33F9"/>
    <w:rsid w:val="00BD3A19"/>
    <w:rsid w:val="00BD3C13"/>
    <w:rsid w:val="00BD3C72"/>
    <w:rsid w:val="00BD3CA0"/>
    <w:rsid w:val="00BD3E49"/>
    <w:rsid w:val="00BD4B40"/>
    <w:rsid w:val="00BD4E28"/>
    <w:rsid w:val="00BD5430"/>
    <w:rsid w:val="00BD56AC"/>
    <w:rsid w:val="00BD56E3"/>
    <w:rsid w:val="00BD5770"/>
    <w:rsid w:val="00BD5B2D"/>
    <w:rsid w:val="00BD625F"/>
    <w:rsid w:val="00BD6769"/>
    <w:rsid w:val="00BD7D25"/>
    <w:rsid w:val="00BE0F29"/>
    <w:rsid w:val="00BE2702"/>
    <w:rsid w:val="00BE274A"/>
    <w:rsid w:val="00BE2B4E"/>
    <w:rsid w:val="00BE2CE0"/>
    <w:rsid w:val="00BE32AF"/>
    <w:rsid w:val="00BE3BA5"/>
    <w:rsid w:val="00BE3EBF"/>
    <w:rsid w:val="00BE3F63"/>
    <w:rsid w:val="00BE44F3"/>
    <w:rsid w:val="00BE4752"/>
    <w:rsid w:val="00BE47CD"/>
    <w:rsid w:val="00BE4915"/>
    <w:rsid w:val="00BE4F6A"/>
    <w:rsid w:val="00BE5134"/>
    <w:rsid w:val="00BE5CFA"/>
    <w:rsid w:val="00BE5FFB"/>
    <w:rsid w:val="00BE61D0"/>
    <w:rsid w:val="00BE6A55"/>
    <w:rsid w:val="00BE6A5E"/>
    <w:rsid w:val="00BE6CA5"/>
    <w:rsid w:val="00BE70F5"/>
    <w:rsid w:val="00BE7216"/>
    <w:rsid w:val="00BE72BD"/>
    <w:rsid w:val="00BE766E"/>
    <w:rsid w:val="00BE78F8"/>
    <w:rsid w:val="00BE7F73"/>
    <w:rsid w:val="00BF0114"/>
    <w:rsid w:val="00BF01BC"/>
    <w:rsid w:val="00BF09C1"/>
    <w:rsid w:val="00BF0CE2"/>
    <w:rsid w:val="00BF1436"/>
    <w:rsid w:val="00BF18C9"/>
    <w:rsid w:val="00BF2319"/>
    <w:rsid w:val="00BF2385"/>
    <w:rsid w:val="00BF23AC"/>
    <w:rsid w:val="00BF2CB2"/>
    <w:rsid w:val="00BF2DD1"/>
    <w:rsid w:val="00BF2E4D"/>
    <w:rsid w:val="00BF323F"/>
    <w:rsid w:val="00BF3496"/>
    <w:rsid w:val="00BF430D"/>
    <w:rsid w:val="00BF4326"/>
    <w:rsid w:val="00BF43EA"/>
    <w:rsid w:val="00BF4414"/>
    <w:rsid w:val="00BF4C28"/>
    <w:rsid w:val="00BF4D7C"/>
    <w:rsid w:val="00BF4DD1"/>
    <w:rsid w:val="00BF4E08"/>
    <w:rsid w:val="00BF4E93"/>
    <w:rsid w:val="00BF5236"/>
    <w:rsid w:val="00BF54FB"/>
    <w:rsid w:val="00BF585A"/>
    <w:rsid w:val="00BF5882"/>
    <w:rsid w:val="00BF5D19"/>
    <w:rsid w:val="00BF5E06"/>
    <w:rsid w:val="00BF6064"/>
    <w:rsid w:val="00BF65B8"/>
    <w:rsid w:val="00BF67EB"/>
    <w:rsid w:val="00BF6A0F"/>
    <w:rsid w:val="00BF6A1E"/>
    <w:rsid w:val="00BF6AD7"/>
    <w:rsid w:val="00BF6C51"/>
    <w:rsid w:val="00BF6D18"/>
    <w:rsid w:val="00BF752B"/>
    <w:rsid w:val="00BF7546"/>
    <w:rsid w:val="00BF7E0D"/>
    <w:rsid w:val="00BF7ECD"/>
    <w:rsid w:val="00C00E8F"/>
    <w:rsid w:val="00C0128E"/>
    <w:rsid w:val="00C018BF"/>
    <w:rsid w:val="00C01A08"/>
    <w:rsid w:val="00C01A31"/>
    <w:rsid w:val="00C01B0E"/>
    <w:rsid w:val="00C01D61"/>
    <w:rsid w:val="00C0270E"/>
    <w:rsid w:val="00C02780"/>
    <w:rsid w:val="00C02FE7"/>
    <w:rsid w:val="00C0307C"/>
    <w:rsid w:val="00C0315F"/>
    <w:rsid w:val="00C0361E"/>
    <w:rsid w:val="00C0371B"/>
    <w:rsid w:val="00C038A3"/>
    <w:rsid w:val="00C03C60"/>
    <w:rsid w:val="00C03DCB"/>
    <w:rsid w:val="00C043EE"/>
    <w:rsid w:val="00C05022"/>
    <w:rsid w:val="00C0511D"/>
    <w:rsid w:val="00C055BA"/>
    <w:rsid w:val="00C057A5"/>
    <w:rsid w:val="00C05832"/>
    <w:rsid w:val="00C05B44"/>
    <w:rsid w:val="00C05D02"/>
    <w:rsid w:val="00C05E6E"/>
    <w:rsid w:val="00C064A1"/>
    <w:rsid w:val="00C07372"/>
    <w:rsid w:val="00C07536"/>
    <w:rsid w:val="00C07993"/>
    <w:rsid w:val="00C07E7E"/>
    <w:rsid w:val="00C10226"/>
    <w:rsid w:val="00C103A7"/>
    <w:rsid w:val="00C103E4"/>
    <w:rsid w:val="00C10AD4"/>
    <w:rsid w:val="00C10CEF"/>
    <w:rsid w:val="00C116BD"/>
    <w:rsid w:val="00C118B2"/>
    <w:rsid w:val="00C11A46"/>
    <w:rsid w:val="00C11DAB"/>
    <w:rsid w:val="00C126D2"/>
    <w:rsid w:val="00C12911"/>
    <w:rsid w:val="00C12BD8"/>
    <w:rsid w:val="00C13EA1"/>
    <w:rsid w:val="00C1400E"/>
    <w:rsid w:val="00C140F4"/>
    <w:rsid w:val="00C14260"/>
    <w:rsid w:val="00C14428"/>
    <w:rsid w:val="00C145C6"/>
    <w:rsid w:val="00C147DF"/>
    <w:rsid w:val="00C14C0C"/>
    <w:rsid w:val="00C14DA4"/>
    <w:rsid w:val="00C14F1D"/>
    <w:rsid w:val="00C1541F"/>
    <w:rsid w:val="00C154DB"/>
    <w:rsid w:val="00C15894"/>
    <w:rsid w:val="00C15A0F"/>
    <w:rsid w:val="00C15A69"/>
    <w:rsid w:val="00C15B27"/>
    <w:rsid w:val="00C15C57"/>
    <w:rsid w:val="00C166F8"/>
    <w:rsid w:val="00C16EA2"/>
    <w:rsid w:val="00C17094"/>
    <w:rsid w:val="00C1731E"/>
    <w:rsid w:val="00C17712"/>
    <w:rsid w:val="00C17B00"/>
    <w:rsid w:val="00C201EB"/>
    <w:rsid w:val="00C20483"/>
    <w:rsid w:val="00C20A31"/>
    <w:rsid w:val="00C20C3F"/>
    <w:rsid w:val="00C20E23"/>
    <w:rsid w:val="00C213FD"/>
    <w:rsid w:val="00C2213E"/>
    <w:rsid w:val="00C224E3"/>
    <w:rsid w:val="00C22883"/>
    <w:rsid w:val="00C22989"/>
    <w:rsid w:val="00C22A31"/>
    <w:rsid w:val="00C22B87"/>
    <w:rsid w:val="00C22FF5"/>
    <w:rsid w:val="00C23010"/>
    <w:rsid w:val="00C23733"/>
    <w:rsid w:val="00C237F6"/>
    <w:rsid w:val="00C2428B"/>
    <w:rsid w:val="00C24640"/>
    <w:rsid w:val="00C24BDE"/>
    <w:rsid w:val="00C24CF0"/>
    <w:rsid w:val="00C24D1F"/>
    <w:rsid w:val="00C24E2F"/>
    <w:rsid w:val="00C25089"/>
    <w:rsid w:val="00C251D5"/>
    <w:rsid w:val="00C25E7D"/>
    <w:rsid w:val="00C264AD"/>
    <w:rsid w:val="00C270A6"/>
    <w:rsid w:val="00C27176"/>
    <w:rsid w:val="00C2748F"/>
    <w:rsid w:val="00C30C65"/>
    <w:rsid w:val="00C31AD0"/>
    <w:rsid w:val="00C31B60"/>
    <w:rsid w:val="00C31B89"/>
    <w:rsid w:val="00C31D38"/>
    <w:rsid w:val="00C31E96"/>
    <w:rsid w:val="00C321A7"/>
    <w:rsid w:val="00C3235C"/>
    <w:rsid w:val="00C32F1B"/>
    <w:rsid w:val="00C32F53"/>
    <w:rsid w:val="00C334C2"/>
    <w:rsid w:val="00C33B80"/>
    <w:rsid w:val="00C33CBE"/>
    <w:rsid w:val="00C34039"/>
    <w:rsid w:val="00C344E7"/>
    <w:rsid w:val="00C3484A"/>
    <w:rsid w:val="00C3493E"/>
    <w:rsid w:val="00C35274"/>
    <w:rsid w:val="00C3559B"/>
    <w:rsid w:val="00C35628"/>
    <w:rsid w:val="00C35789"/>
    <w:rsid w:val="00C35BB8"/>
    <w:rsid w:val="00C35F92"/>
    <w:rsid w:val="00C3614A"/>
    <w:rsid w:val="00C3632C"/>
    <w:rsid w:val="00C36561"/>
    <w:rsid w:val="00C36935"/>
    <w:rsid w:val="00C36E87"/>
    <w:rsid w:val="00C36F46"/>
    <w:rsid w:val="00C37114"/>
    <w:rsid w:val="00C375DC"/>
    <w:rsid w:val="00C37C95"/>
    <w:rsid w:val="00C37E47"/>
    <w:rsid w:val="00C40B77"/>
    <w:rsid w:val="00C41193"/>
    <w:rsid w:val="00C417E2"/>
    <w:rsid w:val="00C41E03"/>
    <w:rsid w:val="00C41F8B"/>
    <w:rsid w:val="00C42348"/>
    <w:rsid w:val="00C43276"/>
    <w:rsid w:val="00C432BE"/>
    <w:rsid w:val="00C433C0"/>
    <w:rsid w:val="00C4352F"/>
    <w:rsid w:val="00C4362A"/>
    <w:rsid w:val="00C438F0"/>
    <w:rsid w:val="00C438F2"/>
    <w:rsid w:val="00C457F0"/>
    <w:rsid w:val="00C45B9A"/>
    <w:rsid w:val="00C45DB9"/>
    <w:rsid w:val="00C46007"/>
    <w:rsid w:val="00C464F1"/>
    <w:rsid w:val="00C46750"/>
    <w:rsid w:val="00C47509"/>
    <w:rsid w:val="00C475B8"/>
    <w:rsid w:val="00C476DE"/>
    <w:rsid w:val="00C47E49"/>
    <w:rsid w:val="00C47EC0"/>
    <w:rsid w:val="00C509B9"/>
    <w:rsid w:val="00C509BE"/>
    <w:rsid w:val="00C50D10"/>
    <w:rsid w:val="00C5113B"/>
    <w:rsid w:val="00C51577"/>
    <w:rsid w:val="00C51CC0"/>
    <w:rsid w:val="00C51FBA"/>
    <w:rsid w:val="00C52326"/>
    <w:rsid w:val="00C52679"/>
    <w:rsid w:val="00C53A9C"/>
    <w:rsid w:val="00C53E2F"/>
    <w:rsid w:val="00C53EC6"/>
    <w:rsid w:val="00C5416D"/>
    <w:rsid w:val="00C54528"/>
    <w:rsid w:val="00C54D2F"/>
    <w:rsid w:val="00C54D35"/>
    <w:rsid w:val="00C54F39"/>
    <w:rsid w:val="00C55B71"/>
    <w:rsid w:val="00C55B82"/>
    <w:rsid w:val="00C56733"/>
    <w:rsid w:val="00C5692F"/>
    <w:rsid w:val="00C569B2"/>
    <w:rsid w:val="00C577F5"/>
    <w:rsid w:val="00C60684"/>
    <w:rsid w:val="00C607A2"/>
    <w:rsid w:val="00C60851"/>
    <w:rsid w:val="00C60F6F"/>
    <w:rsid w:val="00C6122C"/>
    <w:rsid w:val="00C61375"/>
    <w:rsid w:val="00C61C68"/>
    <w:rsid w:val="00C61F6A"/>
    <w:rsid w:val="00C62158"/>
    <w:rsid w:val="00C629C7"/>
    <w:rsid w:val="00C62D12"/>
    <w:rsid w:val="00C63296"/>
    <w:rsid w:val="00C64479"/>
    <w:rsid w:val="00C64B4F"/>
    <w:rsid w:val="00C64B84"/>
    <w:rsid w:val="00C64F7F"/>
    <w:rsid w:val="00C65065"/>
    <w:rsid w:val="00C65430"/>
    <w:rsid w:val="00C6592D"/>
    <w:rsid w:val="00C65F23"/>
    <w:rsid w:val="00C65FE6"/>
    <w:rsid w:val="00C66103"/>
    <w:rsid w:val="00C679B5"/>
    <w:rsid w:val="00C67C6A"/>
    <w:rsid w:val="00C67EFA"/>
    <w:rsid w:val="00C70B50"/>
    <w:rsid w:val="00C70DF1"/>
    <w:rsid w:val="00C711E7"/>
    <w:rsid w:val="00C71667"/>
    <w:rsid w:val="00C716D1"/>
    <w:rsid w:val="00C71A19"/>
    <w:rsid w:val="00C72251"/>
    <w:rsid w:val="00C72269"/>
    <w:rsid w:val="00C723B7"/>
    <w:rsid w:val="00C72880"/>
    <w:rsid w:val="00C72ADB"/>
    <w:rsid w:val="00C72D4F"/>
    <w:rsid w:val="00C72FF1"/>
    <w:rsid w:val="00C73902"/>
    <w:rsid w:val="00C74075"/>
    <w:rsid w:val="00C742AD"/>
    <w:rsid w:val="00C7468F"/>
    <w:rsid w:val="00C75005"/>
    <w:rsid w:val="00C75285"/>
    <w:rsid w:val="00C752F1"/>
    <w:rsid w:val="00C7564C"/>
    <w:rsid w:val="00C7574D"/>
    <w:rsid w:val="00C758C0"/>
    <w:rsid w:val="00C75AA0"/>
    <w:rsid w:val="00C75D23"/>
    <w:rsid w:val="00C75EDA"/>
    <w:rsid w:val="00C760AA"/>
    <w:rsid w:val="00C76467"/>
    <w:rsid w:val="00C76485"/>
    <w:rsid w:val="00C76655"/>
    <w:rsid w:val="00C76E98"/>
    <w:rsid w:val="00C77350"/>
    <w:rsid w:val="00C77A3E"/>
    <w:rsid w:val="00C8039F"/>
    <w:rsid w:val="00C80D40"/>
    <w:rsid w:val="00C80FD0"/>
    <w:rsid w:val="00C81785"/>
    <w:rsid w:val="00C81999"/>
    <w:rsid w:val="00C819F9"/>
    <w:rsid w:val="00C81E6D"/>
    <w:rsid w:val="00C81EC0"/>
    <w:rsid w:val="00C82136"/>
    <w:rsid w:val="00C82225"/>
    <w:rsid w:val="00C824DD"/>
    <w:rsid w:val="00C83C9A"/>
    <w:rsid w:val="00C83DE3"/>
    <w:rsid w:val="00C84321"/>
    <w:rsid w:val="00C849A5"/>
    <w:rsid w:val="00C849CE"/>
    <w:rsid w:val="00C84E2A"/>
    <w:rsid w:val="00C84E34"/>
    <w:rsid w:val="00C85454"/>
    <w:rsid w:val="00C85726"/>
    <w:rsid w:val="00C85B33"/>
    <w:rsid w:val="00C86017"/>
    <w:rsid w:val="00C863D5"/>
    <w:rsid w:val="00C8649B"/>
    <w:rsid w:val="00C87A7C"/>
    <w:rsid w:val="00C90307"/>
    <w:rsid w:val="00C911E0"/>
    <w:rsid w:val="00C9122B"/>
    <w:rsid w:val="00C91393"/>
    <w:rsid w:val="00C91628"/>
    <w:rsid w:val="00C91985"/>
    <w:rsid w:val="00C919B6"/>
    <w:rsid w:val="00C92050"/>
    <w:rsid w:val="00C92908"/>
    <w:rsid w:val="00C934CB"/>
    <w:rsid w:val="00C93533"/>
    <w:rsid w:val="00C9382E"/>
    <w:rsid w:val="00C94167"/>
    <w:rsid w:val="00C9443D"/>
    <w:rsid w:val="00C949D5"/>
    <w:rsid w:val="00C94AF4"/>
    <w:rsid w:val="00C94E1B"/>
    <w:rsid w:val="00C94E63"/>
    <w:rsid w:val="00C9508F"/>
    <w:rsid w:val="00C9565F"/>
    <w:rsid w:val="00C95718"/>
    <w:rsid w:val="00C962A7"/>
    <w:rsid w:val="00C969DA"/>
    <w:rsid w:val="00C96C0D"/>
    <w:rsid w:val="00C9706D"/>
    <w:rsid w:val="00C97186"/>
    <w:rsid w:val="00C971B7"/>
    <w:rsid w:val="00C971DB"/>
    <w:rsid w:val="00C9773B"/>
    <w:rsid w:val="00C97818"/>
    <w:rsid w:val="00C97A36"/>
    <w:rsid w:val="00C97DC4"/>
    <w:rsid w:val="00CA0089"/>
    <w:rsid w:val="00CA119D"/>
    <w:rsid w:val="00CA162C"/>
    <w:rsid w:val="00CA1863"/>
    <w:rsid w:val="00CA228A"/>
    <w:rsid w:val="00CA2379"/>
    <w:rsid w:val="00CA2A3B"/>
    <w:rsid w:val="00CA33E5"/>
    <w:rsid w:val="00CA39F7"/>
    <w:rsid w:val="00CA3A68"/>
    <w:rsid w:val="00CA3E9D"/>
    <w:rsid w:val="00CA40D5"/>
    <w:rsid w:val="00CA4637"/>
    <w:rsid w:val="00CA493B"/>
    <w:rsid w:val="00CA57AC"/>
    <w:rsid w:val="00CA61F4"/>
    <w:rsid w:val="00CA6710"/>
    <w:rsid w:val="00CA6954"/>
    <w:rsid w:val="00CA6988"/>
    <w:rsid w:val="00CA72BA"/>
    <w:rsid w:val="00CA7395"/>
    <w:rsid w:val="00CA772C"/>
    <w:rsid w:val="00CA78EB"/>
    <w:rsid w:val="00CA7A81"/>
    <w:rsid w:val="00CA7B8C"/>
    <w:rsid w:val="00CB0156"/>
    <w:rsid w:val="00CB0B8B"/>
    <w:rsid w:val="00CB0BAE"/>
    <w:rsid w:val="00CB0CA7"/>
    <w:rsid w:val="00CB0EA8"/>
    <w:rsid w:val="00CB107D"/>
    <w:rsid w:val="00CB13B0"/>
    <w:rsid w:val="00CB16A9"/>
    <w:rsid w:val="00CB1CE9"/>
    <w:rsid w:val="00CB1F0D"/>
    <w:rsid w:val="00CB20C8"/>
    <w:rsid w:val="00CB216A"/>
    <w:rsid w:val="00CB2206"/>
    <w:rsid w:val="00CB22FC"/>
    <w:rsid w:val="00CB25A1"/>
    <w:rsid w:val="00CB25DF"/>
    <w:rsid w:val="00CB2A4D"/>
    <w:rsid w:val="00CB3D41"/>
    <w:rsid w:val="00CB4E8C"/>
    <w:rsid w:val="00CB508F"/>
    <w:rsid w:val="00CB5805"/>
    <w:rsid w:val="00CB5A79"/>
    <w:rsid w:val="00CB5BAD"/>
    <w:rsid w:val="00CB640D"/>
    <w:rsid w:val="00CB65EF"/>
    <w:rsid w:val="00CB672D"/>
    <w:rsid w:val="00CB675A"/>
    <w:rsid w:val="00CB6B2F"/>
    <w:rsid w:val="00CB7054"/>
    <w:rsid w:val="00CB754C"/>
    <w:rsid w:val="00CB75A9"/>
    <w:rsid w:val="00CB7882"/>
    <w:rsid w:val="00CC011F"/>
    <w:rsid w:val="00CC0234"/>
    <w:rsid w:val="00CC1368"/>
    <w:rsid w:val="00CC1E3B"/>
    <w:rsid w:val="00CC23D3"/>
    <w:rsid w:val="00CC2402"/>
    <w:rsid w:val="00CC2EB9"/>
    <w:rsid w:val="00CC3084"/>
    <w:rsid w:val="00CC3297"/>
    <w:rsid w:val="00CC34C0"/>
    <w:rsid w:val="00CC45BD"/>
    <w:rsid w:val="00CC47E2"/>
    <w:rsid w:val="00CC4B4C"/>
    <w:rsid w:val="00CC5861"/>
    <w:rsid w:val="00CC586B"/>
    <w:rsid w:val="00CC594A"/>
    <w:rsid w:val="00CC5A99"/>
    <w:rsid w:val="00CC5B03"/>
    <w:rsid w:val="00CC738F"/>
    <w:rsid w:val="00CC74FA"/>
    <w:rsid w:val="00CC77D2"/>
    <w:rsid w:val="00CC78EE"/>
    <w:rsid w:val="00CD0C1D"/>
    <w:rsid w:val="00CD0FB8"/>
    <w:rsid w:val="00CD193D"/>
    <w:rsid w:val="00CD1CCA"/>
    <w:rsid w:val="00CD1E1F"/>
    <w:rsid w:val="00CD1E54"/>
    <w:rsid w:val="00CD1E66"/>
    <w:rsid w:val="00CD1F24"/>
    <w:rsid w:val="00CD282F"/>
    <w:rsid w:val="00CD306F"/>
    <w:rsid w:val="00CD32B9"/>
    <w:rsid w:val="00CD3355"/>
    <w:rsid w:val="00CD3460"/>
    <w:rsid w:val="00CD36D1"/>
    <w:rsid w:val="00CD4932"/>
    <w:rsid w:val="00CD49DB"/>
    <w:rsid w:val="00CD4A2A"/>
    <w:rsid w:val="00CD4BBE"/>
    <w:rsid w:val="00CD56F5"/>
    <w:rsid w:val="00CD5E3C"/>
    <w:rsid w:val="00CD6F8C"/>
    <w:rsid w:val="00CD7521"/>
    <w:rsid w:val="00CD7556"/>
    <w:rsid w:val="00CD76FA"/>
    <w:rsid w:val="00CD7770"/>
    <w:rsid w:val="00CD78AC"/>
    <w:rsid w:val="00CE0B5B"/>
    <w:rsid w:val="00CE0BFA"/>
    <w:rsid w:val="00CE286C"/>
    <w:rsid w:val="00CE2D6D"/>
    <w:rsid w:val="00CE2DB3"/>
    <w:rsid w:val="00CE36C1"/>
    <w:rsid w:val="00CE3726"/>
    <w:rsid w:val="00CE382E"/>
    <w:rsid w:val="00CE3859"/>
    <w:rsid w:val="00CE3A41"/>
    <w:rsid w:val="00CE3DDB"/>
    <w:rsid w:val="00CE3FC7"/>
    <w:rsid w:val="00CE3FD2"/>
    <w:rsid w:val="00CE4014"/>
    <w:rsid w:val="00CE4F28"/>
    <w:rsid w:val="00CE517D"/>
    <w:rsid w:val="00CE5A8F"/>
    <w:rsid w:val="00CE5AA9"/>
    <w:rsid w:val="00CE5B92"/>
    <w:rsid w:val="00CE5C6D"/>
    <w:rsid w:val="00CE5EC4"/>
    <w:rsid w:val="00CE600D"/>
    <w:rsid w:val="00CE67C9"/>
    <w:rsid w:val="00CE6A74"/>
    <w:rsid w:val="00CE6AD4"/>
    <w:rsid w:val="00CE73A4"/>
    <w:rsid w:val="00CF01C2"/>
    <w:rsid w:val="00CF024D"/>
    <w:rsid w:val="00CF04C4"/>
    <w:rsid w:val="00CF0675"/>
    <w:rsid w:val="00CF0DB6"/>
    <w:rsid w:val="00CF1825"/>
    <w:rsid w:val="00CF2AD3"/>
    <w:rsid w:val="00CF2DE0"/>
    <w:rsid w:val="00CF2EF1"/>
    <w:rsid w:val="00CF3125"/>
    <w:rsid w:val="00CF3865"/>
    <w:rsid w:val="00CF395D"/>
    <w:rsid w:val="00CF3A08"/>
    <w:rsid w:val="00CF3B26"/>
    <w:rsid w:val="00CF3E09"/>
    <w:rsid w:val="00CF3F43"/>
    <w:rsid w:val="00CF4A76"/>
    <w:rsid w:val="00CF5261"/>
    <w:rsid w:val="00CF5283"/>
    <w:rsid w:val="00CF5FD9"/>
    <w:rsid w:val="00CF609E"/>
    <w:rsid w:val="00CF6183"/>
    <w:rsid w:val="00CF62C2"/>
    <w:rsid w:val="00CF6696"/>
    <w:rsid w:val="00CF77C5"/>
    <w:rsid w:val="00CF7915"/>
    <w:rsid w:val="00CF7C06"/>
    <w:rsid w:val="00D00471"/>
    <w:rsid w:val="00D0086C"/>
    <w:rsid w:val="00D01131"/>
    <w:rsid w:val="00D012DD"/>
    <w:rsid w:val="00D01701"/>
    <w:rsid w:val="00D01E5B"/>
    <w:rsid w:val="00D030FD"/>
    <w:rsid w:val="00D03FFC"/>
    <w:rsid w:val="00D043EB"/>
    <w:rsid w:val="00D043ED"/>
    <w:rsid w:val="00D04C5E"/>
    <w:rsid w:val="00D05494"/>
    <w:rsid w:val="00D05A9F"/>
    <w:rsid w:val="00D05B33"/>
    <w:rsid w:val="00D05E37"/>
    <w:rsid w:val="00D06A07"/>
    <w:rsid w:val="00D06BB2"/>
    <w:rsid w:val="00D06E8E"/>
    <w:rsid w:val="00D076D4"/>
    <w:rsid w:val="00D07795"/>
    <w:rsid w:val="00D077C9"/>
    <w:rsid w:val="00D07EDF"/>
    <w:rsid w:val="00D101B5"/>
    <w:rsid w:val="00D101F3"/>
    <w:rsid w:val="00D10227"/>
    <w:rsid w:val="00D10659"/>
    <w:rsid w:val="00D10852"/>
    <w:rsid w:val="00D116BF"/>
    <w:rsid w:val="00D1192A"/>
    <w:rsid w:val="00D11CB5"/>
    <w:rsid w:val="00D11CF8"/>
    <w:rsid w:val="00D11D44"/>
    <w:rsid w:val="00D122F3"/>
    <w:rsid w:val="00D1236D"/>
    <w:rsid w:val="00D12418"/>
    <w:rsid w:val="00D12D7D"/>
    <w:rsid w:val="00D12E95"/>
    <w:rsid w:val="00D13DF6"/>
    <w:rsid w:val="00D140E9"/>
    <w:rsid w:val="00D1439C"/>
    <w:rsid w:val="00D14825"/>
    <w:rsid w:val="00D14A31"/>
    <w:rsid w:val="00D14C45"/>
    <w:rsid w:val="00D14CC7"/>
    <w:rsid w:val="00D14DEB"/>
    <w:rsid w:val="00D14EC3"/>
    <w:rsid w:val="00D14F51"/>
    <w:rsid w:val="00D15662"/>
    <w:rsid w:val="00D15749"/>
    <w:rsid w:val="00D15D75"/>
    <w:rsid w:val="00D15E25"/>
    <w:rsid w:val="00D1609B"/>
    <w:rsid w:val="00D169E9"/>
    <w:rsid w:val="00D16C90"/>
    <w:rsid w:val="00D17378"/>
    <w:rsid w:val="00D1779D"/>
    <w:rsid w:val="00D17BA3"/>
    <w:rsid w:val="00D20040"/>
    <w:rsid w:val="00D20468"/>
    <w:rsid w:val="00D204C6"/>
    <w:rsid w:val="00D20699"/>
    <w:rsid w:val="00D209FC"/>
    <w:rsid w:val="00D20A2B"/>
    <w:rsid w:val="00D20ED0"/>
    <w:rsid w:val="00D20F8B"/>
    <w:rsid w:val="00D21055"/>
    <w:rsid w:val="00D21085"/>
    <w:rsid w:val="00D2138A"/>
    <w:rsid w:val="00D22042"/>
    <w:rsid w:val="00D224ED"/>
    <w:rsid w:val="00D22AFC"/>
    <w:rsid w:val="00D22B60"/>
    <w:rsid w:val="00D22BB1"/>
    <w:rsid w:val="00D22C0F"/>
    <w:rsid w:val="00D22FF9"/>
    <w:rsid w:val="00D23226"/>
    <w:rsid w:val="00D2334B"/>
    <w:rsid w:val="00D238E2"/>
    <w:rsid w:val="00D23CA9"/>
    <w:rsid w:val="00D24566"/>
    <w:rsid w:val="00D2494F"/>
    <w:rsid w:val="00D24AB5"/>
    <w:rsid w:val="00D24CFA"/>
    <w:rsid w:val="00D24FC5"/>
    <w:rsid w:val="00D2500B"/>
    <w:rsid w:val="00D25037"/>
    <w:rsid w:val="00D250F8"/>
    <w:rsid w:val="00D253CE"/>
    <w:rsid w:val="00D25466"/>
    <w:rsid w:val="00D258E0"/>
    <w:rsid w:val="00D25F04"/>
    <w:rsid w:val="00D26A01"/>
    <w:rsid w:val="00D26BA6"/>
    <w:rsid w:val="00D26FBD"/>
    <w:rsid w:val="00D275C1"/>
    <w:rsid w:val="00D277F1"/>
    <w:rsid w:val="00D2782D"/>
    <w:rsid w:val="00D27F7A"/>
    <w:rsid w:val="00D300BB"/>
    <w:rsid w:val="00D30B1A"/>
    <w:rsid w:val="00D30C2A"/>
    <w:rsid w:val="00D30E03"/>
    <w:rsid w:val="00D31919"/>
    <w:rsid w:val="00D32513"/>
    <w:rsid w:val="00D32A93"/>
    <w:rsid w:val="00D33911"/>
    <w:rsid w:val="00D33A5A"/>
    <w:rsid w:val="00D33B8A"/>
    <w:rsid w:val="00D33BA3"/>
    <w:rsid w:val="00D34225"/>
    <w:rsid w:val="00D3436E"/>
    <w:rsid w:val="00D348B2"/>
    <w:rsid w:val="00D34C6C"/>
    <w:rsid w:val="00D34FDB"/>
    <w:rsid w:val="00D35A12"/>
    <w:rsid w:val="00D35BBD"/>
    <w:rsid w:val="00D35F2F"/>
    <w:rsid w:val="00D36039"/>
    <w:rsid w:val="00D363C1"/>
    <w:rsid w:val="00D3662E"/>
    <w:rsid w:val="00D36B55"/>
    <w:rsid w:val="00D36B93"/>
    <w:rsid w:val="00D36E4E"/>
    <w:rsid w:val="00D36ED7"/>
    <w:rsid w:val="00D36F0B"/>
    <w:rsid w:val="00D37098"/>
    <w:rsid w:val="00D37369"/>
    <w:rsid w:val="00D373DD"/>
    <w:rsid w:val="00D377B7"/>
    <w:rsid w:val="00D37891"/>
    <w:rsid w:val="00D37E93"/>
    <w:rsid w:val="00D37F48"/>
    <w:rsid w:val="00D4007B"/>
    <w:rsid w:val="00D406D4"/>
    <w:rsid w:val="00D4128D"/>
    <w:rsid w:val="00D41304"/>
    <w:rsid w:val="00D4136A"/>
    <w:rsid w:val="00D41753"/>
    <w:rsid w:val="00D42686"/>
    <w:rsid w:val="00D42688"/>
    <w:rsid w:val="00D4280B"/>
    <w:rsid w:val="00D42B2C"/>
    <w:rsid w:val="00D42F3D"/>
    <w:rsid w:val="00D43994"/>
    <w:rsid w:val="00D44B48"/>
    <w:rsid w:val="00D44DD2"/>
    <w:rsid w:val="00D45119"/>
    <w:rsid w:val="00D45310"/>
    <w:rsid w:val="00D4551B"/>
    <w:rsid w:val="00D458F0"/>
    <w:rsid w:val="00D45F05"/>
    <w:rsid w:val="00D46412"/>
    <w:rsid w:val="00D46730"/>
    <w:rsid w:val="00D46B2C"/>
    <w:rsid w:val="00D46E67"/>
    <w:rsid w:val="00D47959"/>
    <w:rsid w:val="00D47D08"/>
    <w:rsid w:val="00D509C2"/>
    <w:rsid w:val="00D51BC8"/>
    <w:rsid w:val="00D52715"/>
    <w:rsid w:val="00D52A8D"/>
    <w:rsid w:val="00D52AA6"/>
    <w:rsid w:val="00D52BEC"/>
    <w:rsid w:val="00D52D1C"/>
    <w:rsid w:val="00D52E28"/>
    <w:rsid w:val="00D53786"/>
    <w:rsid w:val="00D53849"/>
    <w:rsid w:val="00D53BD0"/>
    <w:rsid w:val="00D53BF6"/>
    <w:rsid w:val="00D54F28"/>
    <w:rsid w:val="00D55439"/>
    <w:rsid w:val="00D55810"/>
    <w:rsid w:val="00D55B33"/>
    <w:rsid w:val="00D5631A"/>
    <w:rsid w:val="00D56371"/>
    <w:rsid w:val="00D567BC"/>
    <w:rsid w:val="00D56DE2"/>
    <w:rsid w:val="00D574C0"/>
    <w:rsid w:val="00D57502"/>
    <w:rsid w:val="00D579B3"/>
    <w:rsid w:val="00D579FE"/>
    <w:rsid w:val="00D6072A"/>
    <w:rsid w:val="00D60A97"/>
    <w:rsid w:val="00D60EE6"/>
    <w:rsid w:val="00D615BD"/>
    <w:rsid w:val="00D628E7"/>
    <w:rsid w:val="00D629AB"/>
    <w:rsid w:val="00D62A9D"/>
    <w:rsid w:val="00D62FB1"/>
    <w:rsid w:val="00D6310A"/>
    <w:rsid w:val="00D632D6"/>
    <w:rsid w:val="00D63EED"/>
    <w:rsid w:val="00D64126"/>
    <w:rsid w:val="00D64588"/>
    <w:rsid w:val="00D6487A"/>
    <w:rsid w:val="00D649D8"/>
    <w:rsid w:val="00D65198"/>
    <w:rsid w:val="00D6528D"/>
    <w:rsid w:val="00D65604"/>
    <w:rsid w:val="00D65BBE"/>
    <w:rsid w:val="00D66E0B"/>
    <w:rsid w:val="00D673FF"/>
    <w:rsid w:val="00D6756F"/>
    <w:rsid w:val="00D67A0D"/>
    <w:rsid w:val="00D67B2B"/>
    <w:rsid w:val="00D67BB5"/>
    <w:rsid w:val="00D7062D"/>
    <w:rsid w:val="00D70E2F"/>
    <w:rsid w:val="00D70F5D"/>
    <w:rsid w:val="00D7137F"/>
    <w:rsid w:val="00D71FFF"/>
    <w:rsid w:val="00D72B8A"/>
    <w:rsid w:val="00D73467"/>
    <w:rsid w:val="00D73650"/>
    <w:rsid w:val="00D738A1"/>
    <w:rsid w:val="00D739DE"/>
    <w:rsid w:val="00D73CD7"/>
    <w:rsid w:val="00D73EF1"/>
    <w:rsid w:val="00D74524"/>
    <w:rsid w:val="00D74636"/>
    <w:rsid w:val="00D74BD2"/>
    <w:rsid w:val="00D74D3F"/>
    <w:rsid w:val="00D74D67"/>
    <w:rsid w:val="00D75AE1"/>
    <w:rsid w:val="00D76373"/>
    <w:rsid w:val="00D76AC7"/>
    <w:rsid w:val="00D76BA3"/>
    <w:rsid w:val="00D77068"/>
    <w:rsid w:val="00D77163"/>
    <w:rsid w:val="00D771D3"/>
    <w:rsid w:val="00D77DC0"/>
    <w:rsid w:val="00D801EE"/>
    <w:rsid w:val="00D80527"/>
    <w:rsid w:val="00D80B52"/>
    <w:rsid w:val="00D80C73"/>
    <w:rsid w:val="00D80DB6"/>
    <w:rsid w:val="00D810C3"/>
    <w:rsid w:val="00D81A8C"/>
    <w:rsid w:val="00D82DFF"/>
    <w:rsid w:val="00D832CD"/>
    <w:rsid w:val="00D833D5"/>
    <w:rsid w:val="00D83610"/>
    <w:rsid w:val="00D83731"/>
    <w:rsid w:val="00D83B21"/>
    <w:rsid w:val="00D83B9A"/>
    <w:rsid w:val="00D83E3D"/>
    <w:rsid w:val="00D8426E"/>
    <w:rsid w:val="00D84E7E"/>
    <w:rsid w:val="00D84EC9"/>
    <w:rsid w:val="00D850C3"/>
    <w:rsid w:val="00D856E5"/>
    <w:rsid w:val="00D85A17"/>
    <w:rsid w:val="00D85E63"/>
    <w:rsid w:val="00D862B7"/>
    <w:rsid w:val="00D872D4"/>
    <w:rsid w:val="00D87B14"/>
    <w:rsid w:val="00D9060A"/>
    <w:rsid w:val="00D91078"/>
    <w:rsid w:val="00D91084"/>
    <w:rsid w:val="00D91239"/>
    <w:rsid w:val="00D919BD"/>
    <w:rsid w:val="00D91F93"/>
    <w:rsid w:val="00D923A3"/>
    <w:rsid w:val="00D92D69"/>
    <w:rsid w:val="00D92EB0"/>
    <w:rsid w:val="00D92EB4"/>
    <w:rsid w:val="00D9356B"/>
    <w:rsid w:val="00D93DF7"/>
    <w:rsid w:val="00D942BE"/>
    <w:rsid w:val="00D946EE"/>
    <w:rsid w:val="00D9539B"/>
    <w:rsid w:val="00D953BD"/>
    <w:rsid w:val="00D95628"/>
    <w:rsid w:val="00D95CA7"/>
    <w:rsid w:val="00D96761"/>
    <w:rsid w:val="00D967D9"/>
    <w:rsid w:val="00D96A3E"/>
    <w:rsid w:val="00D96A8D"/>
    <w:rsid w:val="00D96BB7"/>
    <w:rsid w:val="00D96D76"/>
    <w:rsid w:val="00D975BE"/>
    <w:rsid w:val="00DA0A47"/>
    <w:rsid w:val="00DA0ACC"/>
    <w:rsid w:val="00DA127A"/>
    <w:rsid w:val="00DA191F"/>
    <w:rsid w:val="00DA1A82"/>
    <w:rsid w:val="00DA1F89"/>
    <w:rsid w:val="00DA2213"/>
    <w:rsid w:val="00DA250E"/>
    <w:rsid w:val="00DA2763"/>
    <w:rsid w:val="00DA28AC"/>
    <w:rsid w:val="00DA28B9"/>
    <w:rsid w:val="00DA2F4D"/>
    <w:rsid w:val="00DA31C3"/>
    <w:rsid w:val="00DA35DD"/>
    <w:rsid w:val="00DA3912"/>
    <w:rsid w:val="00DA3FFC"/>
    <w:rsid w:val="00DA526C"/>
    <w:rsid w:val="00DA588D"/>
    <w:rsid w:val="00DA5A04"/>
    <w:rsid w:val="00DA6236"/>
    <w:rsid w:val="00DA62F7"/>
    <w:rsid w:val="00DA6382"/>
    <w:rsid w:val="00DA66ED"/>
    <w:rsid w:val="00DA71FC"/>
    <w:rsid w:val="00DA7391"/>
    <w:rsid w:val="00DA749C"/>
    <w:rsid w:val="00DA7A87"/>
    <w:rsid w:val="00DA7AE8"/>
    <w:rsid w:val="00DB0265"/>
    <w:rsid w:val="00DB0400"/>
    <w:rsid w:val="00DB069C"/>
    <w:rsid w:val="00DB0951"/>
    <w:rsid w:val="00DB0CD3"/>
    <w:rsid w:val="00DB1544"/>
    <w:rsid w:val="00DB1595"/>
    <w:rsid w:val="00DB190B"/>
    <w:rsid w:val="00DB193B"/>
    <w:rsid w:val="00DB1985"/>
    <w:rsid w:val="00DB1B04"/>
    <w:rsid w:val="00DB1DF6"/>
    <w:rsid w:val="00DB1FC3"/>
    <w:rsid w:val="00DB2349"/>
    <w:rsid w:val="00DB2479"/>
    <w:rsid w:val="00DB253F"/>
    <w:rsid w:val="00DB259C"/>
    <w:rsid w:val="00DB2926"/>
    <w:rsid w:val="00DB2BB6"/>
    <w:rsid w:val="00DB2C9E"/>
    <w:rsid w:val="00DB315B"/>
    <w:rsid w:val="00DB3271"/>
    <w:rsid w:val="00DB3323"/>
    <w:rsid w:val="00DB372F"/>
    <w:rsid w:val="00DB3ABD"/>
    <w:rsid w:val="00DB3F73"/>
    <w:rsid w:val="00DB4654"/>
    <w:rsid w:val="00DB4917"/>
    <w:rsid w:val="00DB4D2C"/>
    <w:rsid w:val="00DB5270"/>
    <w:rsid w:val="00DB545F"/>
    <w:rsid w:val="00DB6489"/>
    <w:rsid w:val="00DB683D"/>
    <w:rsid w:val="00DB6969"/>
    <w:rsid w:val="00DB6EE4"/>
    <w:rsid w:val="00DB6F05"/>
    <w:rsid w:val="00DB7709"/>
    <w:rsid w:val="00DC00AE"/>
    <w:rsid w:val="00DC028B"/>
    <w:rsid w:val="00DC092F"/>
    <w:rsid w:val="00DC0CC6"/>
    <w:rsid w:val="00DC0FBD"/>
    <w:rsid w:val="00DC1CCE"/>
    <w:rsid w:val="00DC1E80"/>
    <w:rsid w:val="00DC2310"/>
    <w:rsid w:val="00DC2C27"/>
    <w:rsid w:val="00DC3FDC"/>
    <w:rsid w:val="00DC4434"/>
    <w:rsid w:val="00DC47F3"/>
    <w:rsid w:val="00DC4A6F"/>
    <w:rsid w:val="00DC4FB1"/>
    <w:rsid w:val="00DC5174"/>
    <w:rsid w:val="00DC51E4"/>
    <w:rsid w:val="00DC5408"/>
    <w:rsid w:val="00DC54C7"/>
    <w:rsid w:val="00DC5C59"/>
    <w:rsid w:val="00DC623A"/>
    <w:rsid w:val="00DC6452"/>
    <w:rsid w:val="00DC699F"/>
    <w:rsid w:val="00DC6B03"/>
    <w:rsid w:val="00DC70D4"/>
    <w:rsid w:val="00DC710F"/>
    <w:rsid w:val="00DC7861"/>
    <w:rsid w:val="00DD0697"/>
    <w:rsid w:val="00DD0931"/>
    <w:rsid w:val="00DD162E"/>
    <w:rsid w:val="00DD16B4"/>
    <w:rsid w:val="00DD175C"/>
    <w:rsid w:val="00DD1AC7"/>
    <w:rsid w:val="00DD1E14"/>
    <w:rsid w:val="00DD1E87"/>
    <w:rsid w:val="00DD267E"/>
    <w:rsid w:val="00DD2B54"/>
    <w:rsid w:val="00DD2C6F"/>
    <w:rsid w:val="00DD2FF5"/>
    <w:rsid w:val="00DD31A5"/>
    <w:rsid w:val="00DD354B"/>
    <w:rsid w:val="00DD3665"/>
    <w:rsid w:val="00DD3F01"/>
    <w:rsid w:val="00DD4185"/>
    <w:rsid w:val="00DD418F"/>
    <w:rsid w:val="00DD4930"/>
    <w:rsid w:val="00DD50C2"/>
    <w:rsid w:val="00DD51EA"/>
    <w:rsid w:val="00DD5982"/>
    <w:rsid w:val="00DD5AE4"/>
    <w:rsid w:val="00DD5C41"/>
    <w:rsid w:val="00DD5C9B"/>
    <w:rsid w:val="00DD5E22"/>
    <w:rsid w:val="00DD5FC3"/>
    <w:rsid w:val="00DD69EF"/>
    <w:rsid w:val="00DD7356"/>
    <w:rsid w:val="00DD7390"/>
    <w:rsid w:val="00DD73C6"/>
    <w:rsid w:val="00DD73DE"/>
    <w:rsid w:val="00DD79DB"/>
    <w:rsid w:val="00DE0304"/>
    <w:rsid w:val="00DE0E7E"/>
    <w:rsid w:val="00DE1833"/>
    <w:rsid w:val="00DE1BFC"/>
    <w:rsid w:val="00DE1E1A"/>
    <w:rsid w:val="00DE20F4"/>
    <w:rsid w:val="00DE2606"/>
    <w:rsid w:val="00DE2620"/>
    <w:rsid w:val="00DE267B"/>
    <w:rsid w:val="00DE2925"/>
    <w:rsid w:val="00DE343E"/>
    <w:rsid w:val="00DE38F0"/>
    <w:rsid w:val="00DE3DAC"/>
    <w:rsid w:val="00DE4930"/>
    <w:rsid w:val="00DE5798"/>
    <w:rsid w:val="00DE5818"/>
    <w:rsid w:val="00DE594F"/>
    <w:rsid w:val="00DE67E7"/>
    <w:rsid w:val="00DE6882"/>
    <w:rsid w:val="00DE6A6A"/>
    <w:rsid w:val="00DE71AC"/>
    <w:rsid w:val="00DE728A"/>
    <w:rsid w:val="00DE7917"/>
    <w:rsid w:val="00DE7B03"/>
    <w:rsid w:val="00DF0701"/>
    <w:rsid w:val="00DF09E4"/>
    <w:rsid w:val="00DF0CDD"/>
    <w:rsid w:val="00DF0D4B"/>
    <w:rsid w:val="00DF118B"/>
    <w:rsid w:val="00DF1C9C"/>
    <w:rsid w:val="00DF1E1E"/>
    <w:rsid w:val="00DF1ED0"/>
    <w:rsid w:val="00DF2074"/>
    <w:rsid w:val="00DF23DD"/>
    <w:rsid w:val="00DF4142"/>
    <w:rsid w:val="00DF5063"/>
    <w:rsid w:val="00DF564D"/>
    <w:rsid w:val="00DF59FF"/>
    <w:rsid w:val="00DF5B4D"/>
    <w:rsid w:val="00DF62DD"/>
    <w:rsid w:val="00DF6314"/>
    <w:rsid w:val="00DF63D3"/>
    <w:rsid w:val="00DF6B8E"/>
    <w:rsid w:val="00DF716F"/>
    <w:rsid w:val="00DF7703"/>
    <w:rsid w:val="00DF7A9F"/>
    <w:rsid w:val="00DF7DD7"/>
    <w:rsid w:val="00E00097"/>
    <w:rsid w:val="00E00245"/>
    <w:rsid w:val="00E007E3"/>
    <w:rsid w:val="00E014A9"/>
    <w:rsid w:val="00E018D5"/>
    <w:rsid w:val="00E018F5"/>
    <w:rsid w:val="00E023A2"/>
    <w:rsid w:val="00E024F4"/>
    <w:rsid w:val="00E02660"/>
    <w:rsid w:val="00E02CA7"/>
    <w:rsid w:val="00E02D93"/>
    <w:rsid w:val="00E039CA"/>
    <w:rsid w:val="00E03A45"/>
    <w:rsid w:val="00E03C27"/>
    <w:rsid w:val="00E04003"/>
    <w:rsid w:val="00E040C1"/>
    <w:rsid w:val="00E04187"/>
    <w:rsid w:val="00E04201"/>
    <w:rsid w:val="00E04BA8"/>
    <w:rsid w:val="00E04BF0"/>
    <w:rsid w:val="00E05AD0"/>
    <w:rsid w:val="00E0655D"/>
    <w:rsid w:val="00E06809"/>
    <w:rsid w:val="00E103DF"/>
    <w:rsid w:val="00E110B4"/>
    <w:rsid w:val="00E1166B"/>
    <w:rsid w:val="00E11676"/>
    <w:rsid w:val="00E11E90"/>
    <w:rsid w:val="00E122A8"/>
    <w:rsid w:val="00E128E9"/>
    <w:rsid w:val="00E12ABA"/>
    <w:rsid w:val="00E131A4"/>
    <w:rsid w:val="00E132B3"/>
    <w:rsid w:val="00E1375F"/>
    <w:rsid w:val="00E14298"/>
    <w:rsid w:val="00E143B3"/>
    <w:rsid w:val="00E14869"/>
    <w:rsid w:val="00E14E52"/>
    <w:rsid w:val="00E154BE"/>
    <w:rsid w:val="00E158D4"/>
    <w:rsid w:val="00E15B52"/>
    <w:rsid w:val="00E15DEB"/>
    <w:rsid w:val="00E1663C"/>
    <w:rsid w:val="00E1677F"/>
    <w:rsid w:val="00E167FD"/>
    <w:rsid w:val="00E16ABF"/>
    <w:rsid w:val="00E1706A"/>
    <w:rsid w:val="00E1758E"/>
    <w:rsid w:val="00E17E6F"/>
    <w:rsid w:val="00E21356"/>
    <w:rsid w:val="00E213C3"/>
    <w:rsid w:val="00E21494"/>
    <w:rsid w:val="00E21A9A"/>
    <w:rsid w:val="00E22768"/>
    <w:rsid w:val="00E227AA"/>
    <w:rsid w:val="00E22870"/>
    <w:rsid w:val="00E239BF"/>
    <w:rsid w:val="00E245CF"/>
    <w:rsid w:val="00E24633"/>
    <w:rsid w:val="00E246F2"/>
    <w:rsid w:val="00E24E7D"/>
    <w:rsid w:val="00E2541F"/>
    <w:rsid w:val="00E25426"/>
    <w:rsid w:val="00E25639"/>
    <w:rsid w:val="00E25A79"/>
    <w:rsid w:val="00E26034"/>
    <w:rsid w:val="00E263B5"/>
    <w:rsid w:val="00E267B9"/>
    <w:rsid w:val="00E26E25"/>
    <w:rsid w:val="00E271D9"/>
    <w:rsid w:val="00E2720D"/>
    <w:rsid w:val="00E27624"/>
    <w:rsid w:val="00E276AA"/>
    <w:rsid w:val="00E27808"/>
    <w:rsid w:val="00E27A45"/>
    <w:rsid w:val="00E27E89"/>
    <w:rsid w:val="00E30852"/>
    <w:rsid w:val="00E30BA5"/>
    <w:rsid w:val="00E30C84"/>
    <w:rsid w:val="00E30F94"/>
    <w:rsid w:val="00E310F8"/>
    <w:rsid w:val="00E31787"/>
    <w:rsid w:val="00E317FB"/>
    <w:rsid w:val="00E31B5B"/>
    <w:rsid w:val="00E323E7"/>
    <w:rsid w:val="00E32A54"/>
    <w:rsid w:val="00E33784"/>
    <w:rsid w:val="00E338C1"/>
    <w:rsid w:val="00E34F31"/>
    <w:rsid w:val="00E35691"/>
    <w:rsid w:val="00E356F6"/>
    <w:rsid w:val="00E359C6"/>
    <w:rsid w:val="00E35CE8"/>
    <w:rsid w:val="00E3631D"/>
    <w:rsid w:val="00E363DB"/>
    <w:rsid w:val="00E36459"/>
    <w:rsid w:val="00E364D1"/>
    <w:rsid w:val="00E36754"/>
    <w:rsid w:val="00E36E97"/>
    <w:rsid w:val="00E372DD"/>
    <w:rsid w:val="00E37849"/>
    <w:rsid w:val="00E37F3D"/>
    <w:rsid w:val="00E4017C"/>
    <w:rsid w:val="00E40424"/>
    <w:rsid w:val="00E404B1"/>
    <w:rsid w:val="00E40AA0"/>
    <w:rsid w:val="00E40DD2"/>
    <w:rsid w:val="00E40E25"/>
    <w:rsid w:val="00E4124E"/>
    <w:rsid w:val="00E416DA"/>
    <w:rsid w:val="00E42A28"/>
    <w:rsid w:val="00E42C28"/>
    <w:rsid w:val="00E42CA3"/>
    <w:rsid w:val="00E42D86"/>
    <w:rsid w:val="00E4317B"/>
    <w:rsid w:val="00E4333D"/>
    <w:rsid w:val="00E4386D"/>
    <w:rsid w:val="00E43AFC"/>
    <w:rsid w:val="00E43CD1"/>
    <w:rsid w:val="00E43F3D"/>
    <w:rsid w:val="00E44131"/>
    <w:rsid w:val="00E4437A"/>
    <w:rsid w:val="00E45A28"/>
    <w:rsid w:val="00E45F71"/>
    <w:rsid w:val="00E45F7A"/>
    <w:rsid w:val="00E46033"/>
    <w:rsid w:val="00E4622E"/>
    <w:rsid w:val="00E46241"/>
    <w:rsid w:val="00E465F5"/>
    <w:rsid w:val="00E46645"/>
    <w:rsid w:val="00E46832"/>
    <w:rsid w:val="00E46B24"/>
    <w:rsid w:val="00E46FD3"/>
    <w:rsid w:val="00E47009"/>
    <w:rsid w:val="00E4757D"/>
    <w:rsid w:val="00E5042C"/>
    <w:rsid w:val="00E5056D"/>
    <w:rsid w:val="00E50D2D"/>
    <w:rsid w:val="00E50E6C"/>
    <w:rsid w:val="00E50EB6"/>
    <w:rsid w:val="00E5129E"/>
    <w:rsid w:val="00E519D3"/>
    <w:rsid w:val="00E51F48"/>
    <w:rsid w:val="00E51FBD"/>
    <w:rsid w:val="00E527ED"/>
    <w:rsid w:val="00E531B4"/>
    <w:rsid w:val="00E53330"/>
    <w:rsid w:val="00E5358E"/>
    <w:rsid w:val="00E535DB"/>
    <w:rsid w:val="00E54372"/>
    <w:rsid w:val="00E54A71"/>
    <w:rsid w:val="00E54BCB"/>
    <w:rsid w:val="00E54F93"/>
    <w:rsid w:val="00E56145"/>
    <w:rsid w:val="00E5627A"/>
    <w:rsid w:val="00E571D3"/>
    <w:rsid w:val="00E57256"/>
    <w:rsid w:val="00E57EE1"/>
    <w:rsid w:val="00E60892"/>
    <w:rsid w:val="00E6089D"/>
    <w:rsid w:val="00E60A11"/>
    <w:rsid w:val="00E6111A"/>
    <w:rsid w:val="00E62C85"/>
    <w:rsid w:val="00E62F5B"/>
    <w:rsid w:val="00E630F9"/>
    <w:rsid w:val="00E63147"/>
    <w:rsid w:val="00E6333C"/>
    <w:rsid w:val="00E635BD"/>
    <w:rsid w:val="00E6372A"/>
    <w:rsid w:val="00E63A0D"/>
    <w:rsid w:val="00E63A15"/>
    <w:rsid w:val="00E63AD2"/>
    <w:rsid w:val="00E63D8F"/>
    <w:rsid w:val="00E64149"/>
    <w:rsid w:val="00E648CE"/>
    <w:rsid w:val="00E6508F"/>
    <w:rsid w:val="00E652FC"/>
    <w:rsid w:val="00E654D5"/>
    <w:rsid w:val="00E65950"/>
    <w:rsid w:val="00E65B88"/>
    <w:rsid w:val="00E662B4"/>
    <w:rsid w:val="00E665CA"/>
    <w:rsid w:val="00E66CBE"/>
    <w:rsid w:val="00E7004A"/>
    <w:rsid w:val="00E702E7"/>
    <w:rsid w:val="00E70D33"/>
    <w:rsid w:val="00E712D3"/>
    <w:rsid w:val="00E72E8D"/>
    <w:rsid w:val="00E72F91"/>
    <w:rsid w:val="00E73155"/>
    <w:rsid w:val="00E733DE"/>
    <w:rsid w:val="00E738C3"/>
    <w:rsid w:val="00E7420A"/>
    <w:rsid w:val="00E74481"/>
    <w:rsid w:val="00E74ABF"/>
    <w:rsid w:val="00E768F8"/>
    <w:rsid w:val="00E7798E"/>
    <w:rsid w:val="00E801C2"/>
    <w:rsid w:val="00E804F3"/>
    <w:rsid w:val="00E8054A"/>
    <w:rsid w:val="00E8082F"/>
    <w:rsid w:val="00E8125B"/>
    <w:rsid w:val="00E834A9"/>
    <w:rsid w:val="00E83D3F"/>
    <w:rsid w:val="00E845CD"/>
    <w:rsid w:val="00E84808"/>
    <w:rsid w:val="00E84D1B"/>
    <w:rsid w:val="00E855F3"/>
    <w:rsid w:val="00E85610"/>
    <w:rsid w:val="00E85969"/>
    <w:rsid w:val="00E85972"/>
    <w:rsid w:val="00E86B4F"/>
    <w:rsid w:val="00E87A43"/>
    <w:rsid w:val="00E87B4D"/>
    <w:rsid w:val="00E907A2"/>
    <w:rsid w:val="00E90BB5"/>
    <w:rsid w:val="00E913D0"/>
    <w:rsid w:val="00E91468"/>
    <w:rsid w:val="00E91F3F"/>
    <w:rsid w:val="00E92399"/>
    <w:rsid w:val="00E930B6"/>
    <w:rsid w:val="00E930DF"/>
    <w:rsid w:val="00E93184"/>
    <w:rsid w:val="00E93FDF"/>
    <w:rsid w:val="00E9441F"/>
    <w:rsid w:val="00E9461E"/>
    <w:rsid w:val="00E947EA"/>
    <w:rsid w:val="00E94A5D"/>
    <w:rsid w:val="00E94AE0"/>
    <w:rsid w:val="00E94CCC"/>
    <w:rsid w:val="00E95149"/>
    <w:rsid w:val="00E9539B"/>
    <w:rsid w:val="00E95CB1"/>
    <w:rsid w:val="00E960E0"/>
    <w:rsid w:val="00E965C0"/>
    <w:rsid w:val="00E9669C"/>
    <w:rsid w:val="00E96907"/>
    <w:rsid w:val="00E96D20"/>
    <w:rsid w:val="00E97028"/>
    <w:rsid w:val="00E97712"/>
    <w:rsid w:val="00EA011D"/>
    <w:rsid w:val="00EA0568"/>
    <w:rsid w:val="00EA0A10"/>
    <w:rsid w:val="00EA114B"/>
    <w:rsid w:val="00EA186A"/>
    <w:rsid w:val="00EA1886"/>
    <w:rsid w:val="00EA3123"/>
    <w:rsid w:val="00EA3AAF"/>
    <w:rsid w:val="00EA3F81"/>
    <w:rsid w:val="00EA3FD3"/>
    <w:rsid w:val="00EA437E"/>
    <w:rsid w:val="00EA4653"/>
    <w:rsid w:val="00EA47A9"/>
    <w:rsid w:val="00EA4BE0"/>
    <w:rsid w:val="00EA4C16"/>
    <w:rsid w:val="00EA521B"/>
    <w:rsid w:val="00EA5384"/>
    <w:rsid w:val="00EA53E4"/>
    <w:rsid w:val="00EA5C9F"/>
    <w:rsid w:val="00EA5D3A"/>
    <w:rsid w:val="00EA5D48"/>
    <w:rsid w:val="00EA5F47"/>
    <w:rsid w:val="00EA6006"/>
    <w:rsid w:val="00EA60A3"/>
    <w:rsid w:val="00EA668B"/>
    <w:rsid w:val="00EA682D"/>
    <w:rsid w:val="00EA6C7E"/>
    <w:rsid w:val="00EA6C95"/>
    <w:rsid w:val="00EA6DC2"/>
    <w:rsid w:val="00EA6F50"/>
    <w:rsid w:val="00EA700F"/>
    <w:rsid w:val="00EA76A9"/>
    <w:rsid w:val="00EA7874"/>
    <w:rsid w:val="00EA7C5D"/>
    <w:rsid w:val="00EA7D01"/>
    <w:rsid w:val="00EA7F85"/>
    <w:rsid w:val="00EB02BC"/>
    <w:rsid w:val="00EB062A"/>
    <w:rsid w:val="00EB0C28"/>
    <w:rsid w:val="00EB0F2C"/>
    <w:rsid w:val="00EB16C9"/>
    <w:rsid w:val="00EB18C5"/>
    <w:rsid w:val="00EB1964"/>
    <w:rsid w:val="00EB1C47"/>
    <w:rsid w:val="00EB1F4B"/>
    <w:rsid w:val="00EB1FEC"/>
    <w:rsid w:val="00EB21ED"/>
    <w:rsid w:val="00EB2B5B"/>
    <w:rsid w:val="00EB41A5"/>
    <w:rsid w:val="00EB43A7"/>
    <w:rsid w:val="00EB4C6F"/>
    <w:rsid w:val="00EB631E"/>
    <w:rsid w:val="00EB67EC"/>
    <w:rsid w:val="00EB6AAB"/>
    <w:rsid w:val="00EB6DDE"/>
    <w:rsid w:val="00EB6E51"/>
    <w:rsid w:val="00EB6FFE"/>
    <w:rsid w:val="00EB7940"/>
    <w:rsid w:val="00EC09F1"/>
    <w:rsid w:val="00EC0F43"/>
    <w:rsid w:val="00EC150A"/>
    <w:rsid w:val="00EC1BE3"/>
    <w:rsid w:val="00EC2432"/>
    <w:rsid w:val="00EC2493"/>
    <w:rsid w:val="00EC2DEB"/>
    <w:rsid w:val="00EC309E"/>
    <w:rsid w:val="00EC3212"/>
    <w:rsid w:val="00EC381F"/>
    <w:rsid w:val="00EC3AB8"/>
    <w:rsid w:val="00EC3B1A"/>
    <w:rsid w:val="00EC405E"/>
    <w:rsid w:val="00EC441C"/>
    <w:rsid w:val="00EC4569"/>
    <w:rsid w:val="00EC4620"/>
    <w:rsid w:val="00EC518C"/>
    <w:rsid w:val="00EC51B6"/>
    <w:rsid w:val="00EC531A"/>
    <w:rsid w:val="00EC5614"/>
    <w:rsid w:val="00EC61C6"/>
    <w:rsid w:val="00EC650C"/>
    <w:rsid w:val="00EC6534"/>
    <w:rsid w:val="00EC708A"/>
    <w:rsid w:val="00EC73B2"/>
    <w:rsid w:val="00EC7B15"/>
    <w:rsid w:val="00EC7CF8"/>
    <w:rsid w:val="00EC7DBD"/>
    <w:rsid w:val="00ED03D6"/>
    <w:rsid w:val="00ED08B6"/>
    <w:rsid w:val="00ED0CE1"/>
    <w:rsid w:val="00ED134D"/>
    <w:rsid w:val="00ED1970"/>
    <w:rsid w:val="00ED1C47"/>
    <w:rsid w:val="00ED20B4"/>
    <w:rsid w:val="00ED221F"/>
    <w:rsid w:val="00ED2443"/>
    <w:rsid w:val="00ED29A3"/>
    <w:rsid w:val="00ED3060"/>
    <w:rsid w:val="00ED37CF"/>
    <w:rsid w:val="00ED3D2B"/>
    <w:rsid w:val="00ED3DA5"/>
    <w:rsid w:val="00ED3F0B"/>
    <w:rsid w:val="00ED446A"/>
    <w:rsid w:val="00ED4599"/>
    <w:rsid w:val="00ED49DD"/>
    <w:rsid w:val="00ED4A3A"/>
    <w:rsid w:val="00ED4CD7"/>
    <w:rsid w:val="00ED5B8B"/>
    <w:rsid w:val="00ED6985"/>
    <w:rsid w:val="00ED6BA5"/>
    <w:rsid w:val="00ED700C"/>
    <w:rsid w:val="00ED7080"/>
    <w:rsid w:val="00ED74D3"/>
    <w:rsid w:val="00ED7673"/>
    <w:rsid w:val="00ED77FE"/>
    <w:rsid w:val="00ED7BAC"/>
    <w:rsid w:val="00ED7D11"/>
    <w:rsid w:val="00EE0305"/>
    <w:rsid w:val="00EE0932"/>
    <w:rsid w:val="00EE0ED7"/>
    <w:rsid w:val="00EE12E1"/>
    <w:rsid w:val="00EE12E3"/>
    <w:rsid w:val="00EE1421"/>
    <w:rsid w:val="00EE164F"/>
    <w:rsid w:val="00EE195A"/>
    <w:rsid w:val="00EE19BA"/>
    <w:rsid w:val="00EE2D02"/>
    <w:rsid w:val="00EE30C3"/>
    <w:rsid w:val="00EE3129"/>
    <w:rsid w:val="00EE3364"/>
    <w:rsid w:val="00EE3E62"/>
    <w:rsid w:val="00EE4B6E"/>
    <w:rsid w:val="00EE59DD"/>
    <w:rsid w:val="00EE5AED"/>
    <w:rsid w:val="00EE5B9B"/>
    <w:rsid w:val="00EE5E50"/>
    <w:rsid w:val="00EE5F7D"/>
    <w:rsid w:val="00EE7259"/>
    <w:rsid w:val="00EE745B"/>
    <w:rsid w:val="00EE79A0"/>
    <w:rsid w:val="00EE79C4"/>
    <w:rsid w:val="00EE7B5B"/>
    <w:rsid w:val="00EE7B86"/>
    <w:rsid w:val="00EE7BE3"/>
    <w:rsid w:val="00EF000E"/>
    <w:rsid w:val="00EF0182"/>
    <w:rsid w:val="00EF0A13"/>
    <w:rsid w:val="00EF0C1B"/>
    <w:rsid w:val="00EF1673"/>
    <w:rsid w:val="00EF1A65"/>
    <w:rsid w:val="00EF21CD"/>
    <w:rsid w:val="00EF263F"/>
    <w:rsid w:val="00EF3594"/>
    <w:rsid w:val="00EF35C7"/>
    <w:rsid w:val="00EF3AD1"/>
    <w:rsid w:val="00EF3BED"/>
    <w:rsid w:val="00EF3CE8"/>
    <w:rsid w:val="00EF3DA0"/>
    <w:rsid w:val="00EF3DA8"/>
    <w:rsid w:val="00EF3E05"/>
    <w:rsid w:val="00EF4178"/>
    <w:rsid w:val="00EF4F1D"/>
    <w:rsid w:val="00EF5537"/>
    <w:rsid w:val="00EF5D51"/>
    <w:rsid w:val="00EF5E8C"/>
    <w:rsid w:val="00EF60FF"/>
    <w:rsid w:val="00EF63B8"/>
    <w:rsid w:val="00EF6D57"/>
    <w:rsid w:val="00EF71DE"/>
    <w:rsid w:val="00EF7490"/>
    <w:rsid w:val="00EF7819"/>
    <w:rsid w:val="00EF78AE"/>
    <w:rsid w:val="00F000FB"/>
    <w:rsid w:val="00F00FEE"/>
    <w:rsid w:val="00F01339"/>
    <w:rsid w:val="00F0135D"/>
    <w:rsid w:val="00F017E3"/>
    <w:rsid w:val="00F0180D"/>
    <w:rsid w:val="00F01A2A"/>
    <w:rsid w:val="00F01A69"/>
    <w:rsid w:val="00F01D04"/>
    <w:rsid w:val="00F01F0B"/>
    <w:rsid w:val="00F01F2E"/>
    <w:rsid w:val="00F021DC"/>
    <w:rsid w:val="00F02274"/>
    <w:rsid w:val="00F0228F"/>
    <w:rsid w:val="00F02873"/>
    <w:rsid w:val="00F0295B"/>
    <w:rsid w:val="00F03DC2"/>
    <w:rsid w:val="00F0402B"/>
    <w:rsid w:val="00F04374"/>
    <w:rsid w:val="00F0490E"/>
    <w:rsid w:val="00F05823"/>
    <w:rsid w:val="00F05C87"/>
    <w:rsid w:val="00F05E07"/>
    <w:rsid w:val="00F05E93"/>
    <w:rsid w:val="00F05F15"/>
    <w:rsid w:val="00F05F29"/>
    <w:rsid w:val="00F05F9A"/>
    <w:rsid w:val="00F06842"/>
    <w:rsid w:val="00F07035"/>
    <w:rsid w:val="00F07336"/>
    <w:rsid w:val="00F07C39"/>
    <w:rsid w:val="00F10153"/>
    <w:rsid w:val="00F1034B"/>
    <w:rsid w:val="00F107EE"/>
    <w:rsid w:val="00F109BB"/>
    <w:rsid w:val="00F10DCA"/>
    <w:rsid w:val="00F10F2D"/>
    <w:rsid w:val="00F115BE"/>
    <w:rsid w:val="00F11715"/>
    <w:rsid w:val="00F1177B"/>
    <w:rsid w:val="00F1275D"/>
    <w:rsid w:val="00F1282F"/>
    <w:rsid w:val="00F12F14"/>
    <w:rsid w:val="00F13038"/>
    <w:rsid w:val="00F13663"/>
    <w:rsid w:val="00F13C55"/>
    <w:rsid w:val="00F147FC"/>
    <w:rsid w:val="00F14F17"/>
    <w:rsid w:val="00F151E8"/>
    <w:rsid w:val="00F153D5"/>
    <w:rsid w:val="00F154C5"/>
    <w:rsid w:val="00F16794"/>
    <w:rsid w:val="00F16C1F"/>
    <w:rsid w:val="00F16FC7"/>
    <w:rsid w:val="00F178DD"/>
    <w:rsid w:val="00F17EFD"/>
    <w:rsid w:val="00F2032B"/>
    <w:rsid w:val="00F20991"/>
    <w:rsid w:val="00F216F8"/>
    <w:rsid w:val="00F21E6D"/>
    <w:rsid w:val="00F22FC7"/>
    <w:rsid w:val="00F234C5"/>
    <w:rsid w:val="00F23B60"/>
    <w:rsid w:val="00F24214"/>
    <w:rsid w:val="00F246EB"/>
    <w:rsid w:val="00F2479D"/>
    <w:rsid w:val="00F2496A"/>
    <w:rsid w:val="00F249A8"/>
    <w:rsid w:val="00F249EF"/>
    <w:rsid w:val="00F249F3"/>
    <w:rsid w:val="00F25095"/>
    <w:rsid w:val="00F25148"/>
    <w:rsid w:val="00F2534B"/>
    <w:rsid w:val="00F254F4"/>
    <w:rsid w:val="00F25B2B"/>
    <w:rsid w:val="00F2639B"/>
    <w:rsid w:val="00F26789"/>
    <w:rsid w:val="00F2729C"/>
    <w:rsid w:val="00F272C3"/>
    <w:rsid w:val="00F27419"/>
    <w:rsid w:val="00F27532"/>
    <w:rsid w:val="00F277AE"/>
    <w:rsid w:val="00F27B58"/>
    <w:rsid w:val="00F27EC5"/>
    <w:rsid w:val="00F301E7"/>
    <w:rsid w:val="00F30515"/>
    <w:rsid w:val="00F30624"/>
    <w:rsid w:val="00F30B0F"/>
    <w:rsid w:val="00F31AFE"/>
    <w:rsid w:val="00F32595"/>
    <w:rsid w:val="00F32A15"/>
    <w:rsid w:val="00F32E31"/>
    <w:rsid w:val="00F33936"/>
    <w:rsid w:val="00F33A00"/>
    <w:rsid w:val="00F33A99"/>
    <w:rsid w:val="00F33C17"/>
    <w:rsid w:val="00F340E2"/>
    <w:rsid w:val="00F3449B"/>
    <w:rsid w:val="00F34DD1"/>
    <w:rsid w:val="00F3519E"/>
    <w:rsid w:val="00F352A5"/>
    <w:rsid w:val="00F35306"/>
    <w:rsid w:val="00F353E6"/>
    <w:rsid w:val="00F35450"/>
    <w:rsid w:val="00F359DB"/>
    <w:rsid w:val="00F35B2E"/>
    <w:rsid w:val="00F35EB8"/>
    <w:rsid w:val="00F36327"/>
    <w:rsid w:val="00F3663C"/>
    <w:rsid w:val="00F36A0A"/>
    <w:rsid w:val="00F36F05"/>
    <w:rsid w:val="00F37278"/>
    <w:rsid w:val="00F372BC"/>
    <w:rsid w:val="00F37910"/>
    <w:rsid w:val="00F40168"/>
    <w:rsid w:val="00F40AD0"/>
    <w:rsid w:val="00F40D3B"/>
    <w:rsid w:val="00F40D54"/>
    <w:rsid w:val="00F4148B"/>
    <w:rsid w:val="00F41963"/>
    <w:rsid w:val="00F41CB0"/>
    <w:rsid w:val="00F42065"/>
    <w:rsid w:val="00F42258"/>
    <w:rsid w:val="00F422CA"/>
    <w:rsid w:val="00F42350"/>
    <w:rsid w:val="00F424B9"/>
    <w:rsid w:val="00F42524"/>
    <w:rsid w:val="00F42606"/>
    <w:rsid w:val="00F434CB"/>
    <w:rsid w:val="00F436F7"/>
    <w:rsid w:val="00F43756"/>
    <w:rsid w:val="00F43957"/>
    <w:rsid w:val="00F43CF1"/>
    <w:rsid w:val="00F43E35"/>
    <w:rsid w:val="00F43F71"/>
    <w:rsid w:val="00F4424E"/>
    <w:rsid w:val="00F44576"/>
    <w:rsid w:val="00F44723"/>
    <w:rsid w:val="00F45175"/>
    <w:rsid w:val="00F4521C"/>
    <w:rsid w:val="00F45E74"/>
    <w:rsid w:val="00F464FD"/>
    <w:rsid w:val="00F46767"/>
    <w:rsid w:val="00F46CE5"/>
    <w:rsid w:val="00F4707E"/>
    <w:rsid w:val="00F50295"/>
    <w:rsid w:val="00F50A19"/>
    <w:rsid w:val="00F50E03"/>
    <w:rsid w:val="00F51319"/>
    <w:rsid w:val="00F51B8F"/>
    <w:rsid w:val="00F51FCB"/>
    <w:rsid w:val="00F5212B"/>
    <w:rsid w:val="00F52CE4"/>
    <w:rsid w:val="00F5300F"/>
    <w:rsid w:val="00F53476"/>
    <w:rsid w:val="00F54211"/>
    <w:rsid w:val="00F544EF"/>
    <w:rsid w:val="00F548C5"/>
    <w:rsid w:val="00F549A4"/>
    <w:rsid w:val="00F54C4E"/>
    <w:rsid w:val="00F5556C"/>
    <w:rsid w:val="00F5568F"/>
    <w:rsid w:val="00F55C84"/>
    <w:rsid w:val="00F5602C"/>
    <w:rsid w:val="00F561D3"/>
    <w:rsid w:val="00F563D7"/>
    <w:rsid w:val="00F5656B"/>
    <w:rsid w:val="00F568E4"/>
    <w:rsid w:val="00F569D0"/>
    <w:rsid w:val="00F56D69"/>
    <w:rsid w:val="00F5780C"/>
    <w:rsid w:val="00F57936"/>
    <w:rsid w:val="00F57DFA"/>
    <w:rsid w:val="00F57F40"/>
    <w:rsid w:val="00F60492"/>
    <w:rsid w:val="00F60D6B"/>
    <w:rsid w:val="00F60E6E"/>
    <w:rsid w:val="00F611A2"/>
    <w:rsid w:val="00F61DD1"/>
    <w:rsid w:val="00F629A0"/>
    <w:rsid w:val="00F62AF4"/>
    <w:rsid w:val="00F62B6E"/>
    <w:rsid w:val="00F631C6"/>
    <w:rsid w:val="00F634F0"/>
    <w:rsid w:val="00F6440E"/>
    <w:rsid w:val="00F64476"/>
    <w:rsid w:val="00F64D18"/>
    <w:rsid w:val="00F66862"/>
    <w:rsid w:val="00F66CD8"/>
    <w:rsid w:val="00F66E43"/>
    <w:rsid w:val="00F66FCC"/>
    <w:rsid w:val="00F674EA"/>
    <w:rsid w:val="00F67852"/>
    <w:rsid w:val="00F67C5C"/>
    <w:rsid w:val="00F67FDD"/>
    <w:rsid w:val="00F7161B"/>
    <w:rsid w:val="00F71A9C"/>
    <w:rsid w:val="00F71C03"/>
    <w:rsid w:val="00F71CE6"/>
    <w:rsid w:val="00F72046"/>
    <w:rsid w:val="00F725FA"/>
    <w:rsid w:val="00F73757"/>
    <w:rsid w:val="00F73C59"/>
    <w:rsid w:val="00F74112"/>
    <w:rsid w:val="00F742F8"/>
    <w:rsid w:val="00F743F0"/>
    <w:rsid w:val="00F74958"/>
    <w:rsid w:val="00F74A84"/>
    <w:rsid w:val="00F74C88"/>
    <w:rsid w:val="00F74E5A"/>
    <w:rsid w:val="00F752A6"/>
    <w:rsid w:val="00F758BC"/>
    <w:rsid w:val="00F75E65"/>
    <w:rsid w:val="00F75ED4"/>
    <w:rsid w:val="00F75F09"/>
    <w:rsid w:val="00F75FBB"/>
    <w:rsid w:val="00F7670F"/>
    <w:rsid w:val="00F76858"/>
    <w:rsid w:val="00F76A3B"/>
    <w:rsid w:val="00F76E97"/>
    <w:rsid w:val="00F76F52"/>
    <w:rsid w:val="00F76FCE"/>
    <w:rsid w:val="00F77440"/>
    <w:rsid w:val="00F774E3"/>
    <w:rsid w:val="00F77941"/>
    <w:rsid w:val="00F77998"/>
    <w:rsid w:val="00F77E38"/>
    <w:rsid w:val="00F8062C"/>
    <w:rsid w:val="00F8096A"/>
    <w:rsid w:val="00F80A88"/>
    <w:rsid w:val="00F819D8"/>
    <w:rsid w:val="00F82110"/>
    <w:rsid w:val="00F826F6"/>
    <w:rsid w:val="00F82A15"/>
    <w:rsid w:val="00F82B2B"/>
    <w:rsid w:val="00F832E7"/>
    <w:rsid w:val="00F835B1"/>
    <w:rsid w:val="00F8442E"/>
    <w:rsid w:val="00F84701"/>
    <w:rsid w:val="00F8474F"/>
    <w:rsid w:val="00F855F3"/>
    <w:rsid w:val="00F8564F"/>
    <w:rsid w:val="00F85AA0"/>
    <w:rsid w:val="00F85D28"/>
    <w:rsid w:val="00F86016"/>
    <w:rsid w:val="00F86244"/>
    <w:rsid w:val="00F86955"/>
    <w:rsid w:val="00F86A73"/>
    <w:rsid w:val="00F86F13"/>
    <w:rsid w:val="00F87000"/>
    <w:rsid w:val="00F87099"/>
    <w:rsid w:val="00F87EDF"/>
    <w:rsid w:val="00F900A1"/>
    <w:rsid w:val="00F903CD"/>
    <w:rsid w:val="00F90C82"/>
    <w:rsid w:val="00F90F76"/>
    <w:rsid w:val="00F91041"/>
    <w:rsid w:val="00F9116D"/>
    <w:rsid w:val="00F91455"/>
    <w:rsid w:val="00F918A1"/>
    <w:rsid w:val="00F91B4F"/>
    <w:rsid w:val="00F92136"/>
    <w:rsid w:val="00F928E0"/>
    <w:rsid w:val="00F929AE"/>
    <w:rsid w:val="00F92A54"/>
    <w:rsid w:val="00F9306E"/>
    <w:rsid w:val="00F93244"/>
    <w:rsid w:val="00F93B3A"/>
    <w:rsid w:val="00F9420A"/>
    <w:rsid w:val="00F94A77"/>
    <w:rsid w:val="00F94BB2"/>
    <w:rsid w:val="00F950E3"/>
    <w:rsid w:val="00F952B6"/>
    <w:rsid w:val="00F957E9"/>
    <w:rsid w:val="00F95A77"/>
    <w:rsid w:val="00F95F20"/>
    <w:rsid w:val="00F962DE"/>
    <w:rsid w:val="00F9666F"/>
    <w:rsid w:val="00F966D8"/>
    <w:rsid w:val="00F966FC"/>
    <w:rsid w:val="00F96CFF"/>
    <w:rsid w:val="00F96EF3"/>
    <w:rsid w:val="00F97557"/>
    <w:rsid w:val="00F97ACC"/>
    <w:rsid w:val="00FA059E"/>
    <w:rsid w:val="00FA0947"/>
    <w:rsid w:val="00FA0A4C"/>
    <w:rsid w:val="00FA0AB3"/>
    <w:rsid w:val="00FA10D1"/>
    <w:rsid w:val="00FA13C3"/>
    <w:rsid w:val="00FA15AE"/>
    <w:rsid w:val="00FA16D8"/>
    <w:rsid w:val="00FA189C"/>
    <w:rsid w:val="00FA1C14"/>
    <w:rsid w:val="00FA2446"/>
    <w:rsid w:val="00FA29E9"/>
    <w:rsid w:val="00FA2F9E"/>
    <w:rsid w:val="00FA40C1"/>
    <w:rsid w:val="00FA4BB4"/>
    <w:rsid w:val="00FA54F2"/>
    <w:rsid w:val="00FA64B0"/>
    <w:rsid w:val="00FA66B9"/>
    <w:rsid w:val="00FA692A"/>
    <w:rsid w:val="00FA6BE3"/>
    <w:rsid w:val="00FA72A9"/>
    <w:rsid w:val="00FA74DF"/>
    <w:rsid w:val="00FA79E4"/>
    <w:rsid w:val="00FA7A55"/>
    <w:rsid w:val="00FB0052"/>
    <w:rsid w:val="00FB06AE"/>
    <w:rsid w:val="00FB08AC"/>
    <w:rsid w:val="00FB0A26"/>
    <w:rsid w:val="00FB0ABB"/>
    <w:rsid w:val="00FB0DEF"/>
    <w:rsid w:val="00FB1062"/>
    <w:rsid w:val="00FB1258"/>
    <w:rsid w:val="00FB165D"/>
    <w:rsid w:val="00FB398F"/>
    <w:rsid w:val="00FB3E1C"/>
    <w:rsid w:val="00FB4E85"/>
    <w:rsid w:val="00FB5437"/>
    <w:rsid w:val="00FB608A"/>
    <w:rsid w:val="00FB60DE"/>
    <w:rsid w:val="00FB69AD"/>
    <w:rsid w:val="00FB6A80"/>
    <w:rsid w:val="00FB6ACF"/>
    <w:rsid w:val="00FB6EB9"/>
    <w:rsid w:val="00FB78EA"/>
    <w:rsid w:val="00FB7BEC"/>
    <w:rsid w:val="00FC0283"/>
    <w:rsid w:val="00FC03E5"/>
    <w:rsid w:val="00FC0A2D"/>
    <w:rsid w:val="00FC0BB6"/>
    <w:rsid w:val="00FC0F43"/>
    <w:rsid w:val="00FC116B"/>
    <w:rsid w:val="00FC1273"/>
    <w:rsid w:val="00FC1538"/>
    <w:rsid w:val="00FC1B7C"/>
    <w:rsid w:val="00FC1F63"/>
    <w:rsid w:val="00FC20E2"/>
    <w:rsid w:val="00FC21C3"/>
    <w:rsid w:val="00FC2432"/>
    <w:rsid w:val="00FC2D32"/>
    <w:rsid w:val="00FC2DAA"/>
    <w:rsid w:val="00FC3008"/>
    <w:rsid w:val="00FC3118"/>
    <w:rsid w:val="00FC32D7"/>
    <w:rsid w:val="00FC36C7"/>
    <w:rsid w:val="00FC376A"/>
    <w:rsid w:val="00FC3A6D"/>
    <w:rsid w:val="00FC422F"/>
    <w:rsid w:val="00FC43C2"/>
    <w:rsid w:val="00FC46F3"/>
    <w:rsid w:val="00FC4C3F"/>
    <w:rsid w:val="00FC54B2"/>
    <w:rsid w:val="00FC57BF"/>
    <w:rsid w:val="00FC5954"/>
    <w:rsid w:val="00FC5ADD"/>
    <w:rsid w:val="00FC5B09"/>
    <w:rsid w:val="00FC62C8"/>
    <w:rsid w:val="00FC639D"/>
    <w:rsid w:val="00FC6834"/>
    <w:rsid w:val="00FC6CE9"/>
    <w:rsid w:val="00FC7348"/>
    <w:rsid w:val="00FC7C9E"/>
    <w:rsid w:val="00FC7CDE"/>
    <w:rsid w:val="00FD0873"/>
    <w:rsid w:val="00FD16D5"/>
    <w:rsid w:val="00FD1BF6"/>
    <w:rsid w:val="00FD2115"/>
    <w:rsid w:val="00FD27D9"/>
    <w:rsid w:val="00FD2B37"/>
    <w:rsid w:val="00FD2E02"/>
    <w:rsid w:val="00FD35D9"/>
    <w:rsid w:val="00FD3C19"/>
    <w:rsid w:val="00FD3E15"/>
    <w:rsid w:val="00FD4167"/>
    <w:rsid w:val="00FD42D4"/>
    <w:rsid w:val="00FD448D"/>
    <w:rsid w:val="00FD4516"/>
    <w:rsid w:val="00FD45E4"/>
    <w:rsid w:val="00FD4886"/>
    <w:rsid w:val="00FD4A00"/>
    <w:rsid w:val="00FD4D02"/>
    <w:rsid w:val="00FD4F9F"/>
    <w:rsid w:val="00FD5089"/>
    <w:rsid w:val="00FD61C3"/>
    <w:rsid w:val="00FD63EA"/>
    <w:rsid w:val="00FD659C"/>
    <w:rsid w:val="00FD66C2"/>
    <w:rsid w:val="00FD69F6"/>
    <w:rsid w:val="00FD6C57"/>
    <w:rsid w:val="00FD6D2F"/>
    <w:rsid w:val="00FE0157"/>
    <w:rsid w:val="00FE02B0"/>
    <w:rsid w:val="00FE0EEF"/>
    <w:rsid w:val="00FE100B"/>
    <w:rsid w:val="00FE10ED"/>
    <w:rsid w:val="00FE1F50"/>
    <w:rsid w:val="00FE3045"/>
    <w:rsid w:val="00FE38F3"/>
    <w:rsid w:val="00FE39C2"/>
    <w:rsid w:val="00FE39F2"/>
    <w:rsid w:val="00FE3A6E"/>
    <w:rsid w:val="00FE3D3E"/>
    <w:rsid w:val="00FE3F12"/>
    <w:rsid w:val="00FE457F"/>
    <w:rsid w:val="00FE4EE2"/>
    <w:rsid w:val="00FE50D2"/>
    <w:rsid w:val="00FE542B"/>
    <w:rsid w:val="00FE586B"/>
    <w:rsid w:val="00FE68D9"/>
    <w:rsid w:val="00FE697C"/>
    <w:rsid w:val="00FE6F23"/>
    <w:rsid w:val="00FE71F8"/>
    <w:rsid w:val="00FE7412"/>
    <w:rsid w:val="00FE7433"/>
    <w:rsid w:val="00FE75B5"/>
    <w:rsid w:val="00FF13DE"/>
    <w:rsid w:val="00FF1822"/>
    <w:rsid w:val="00FF1C2A"/>
    <w:rsid w:val="00FF1EE3"/>
    <w:rsid w:val="00FF20C2"/>
    <w:rsid w:val="00FF21F2"/>
    <w:rsid w:val="00FF2311"/>
    <w:rsid w:val="00FF2469"/>
    <w:rsid w:val="00FF2ACF"/>
    <w:rsid w:val="00FF3445"/>
    <w:rsid w:val="00FF36D7"/>
    <w:rsid w:val="00FF3751"/>
    <w:rsid w:val="00FF41BA"/>
    <w:rsid w:val="00FF4DB5"/>
    <w:rsid w:val="00FF4ED5"/>
    <w:rsid w:val="00FF565B"/>
    <w:rsid w:val="00FF5B0D"/>
    <w:rsid w:val="00FF5C36"/>
    <w:rsid w:val="00FF6001"/>
    <w:rsid w:val="00FF65E0"/>
    <w:rsid w:val="00FF66F1"/>
    <w:rsid w:val="00FF70AE"/>
    <w:rsid w:val="00FF7A96"/>
    <w:rsid w:val="00FF7C05"/>
    <w:rsid w:val="1630692A"/>
    <w:rsid w:val="2EAF11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B89B237"/>
  <w15:docId w15:val="{73F7A801-2C01-4659-8513-596146292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qFormat="1"/>
    <w:lsdException w:name="toc 6" w:uiPriority="39" w:unhideWhenUsed="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qFormat="1"/>
    <w:lsdException w:name="annotation text" w:unhideWhenUsed="1" w:qFormat="1"/>
    <w:lsdException w:name="header" w:unhideWhenUsed="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autoRedefine/>
    <w:qFormat/>
    <w:rsid w:val="00D52E28"/>
    <w:pPr>
      <w:widowControl w:val="0"/>
      <w:adjustRightInd w:val="0"/>
      <w:snapToGrid w:val="0"/>
      <w:spacing w:line="360" w:lineRule="auto"/>
      <w:ind w:firstLine="420"/>
      <w:jc w:val="both"/>
    </w:pPr>
    <w:rPr>
      <w:rFonts w:ascii="Times New Roman" w:eastAsia="宋体" w:hAnsi="Times New Roman" w:cs="Times New Roman"/>
      <w:kern w:val="2"/>
      <w:sz w:val="24"/>
      <w:szCs w:val="24"/>
    </w:rPr>
  </w:style>
  <w:style w:type="paragraph" w:styleId="1">
    <w:name w:val="heading 1"/>
    <w:basedOn w:val="a1"/>
    <w:next w:val="a1"/>
    <w:link w:val="10"/>
    <w:autoRedefine/>
    <w:uiPriority w:val="9"/>
    <w:qFormat/>
    <w:pPr>
      <w:keepNext/>
      <w:pageBreakBefore/>
      <w:numPr>
        <w:numId w:val="1"/>
      </w:numPr>
      <w:tabs>
        <w:tab w:val="left" w:pos="601"/>
      </w:tabs>
      <w:adjustRightInd/>
      <w:snapToGrid/>
      <w:spacing w:beforeLines="100" w:before="240" w:afterLines="100" w:after="240"/>
      <w:jc w:val="center"/>
      <w:outlineLvl w:val="0"/>
    </w:pPr>
    <w:rPr>
      <w:rFonts w:eastAsia="黑体"/>
      <w:b/>
      <w:bCs/>
      <w:kern w:val="44"/>
      <w:sz w:val="36"/>
      <w:szCs w:val="36"/>
    </w:rPr>
  </w:style>
  <w:style w:type="paragraph" w:styleId="2">
    <w:name w:val="heading 2"/>
    <w:basedOn w:val="a1"/>
    <w:next w:val="a1"/>
    <w:link w:val="20"/>
    <w:autoRedefine/>
    <w:uiPriority w:val="9"/>
    <w:unhideWhenUsed/>
    <w:qFormat/>
    <w:rsid w:val="00FB78EA"/>
    <w:pPr>
      <w:keepNext/>
      <w:keepLines/>
      <w:numPr>
        <w:ilvl w:val="1"/>
        <w:numId w:val="1"/>
      </w:numPr>
      <w:spacing w:beforeLines="50" w:before="163" w:afterLines="50" w:after="163"/>
      <w:outlineLvl w:val="1"/>
    </w:pPr>
    <w:rPr>
      <w:rFonts w:eastAsia="黑体"/>
      <w:b/>
      <w:bCs/>
      <w:sz w:val="28"/>
      <w:szCs w:val="28"/>
    </w:rPr>
  </w:style>
  <w:style w:type="paragraph" w:styleId="3">
    <w:name w:val="heading 3"/>
    <w:basedOn w:val="a1"/>
    <w:next w:val="a1"/>
    <w:link w:val="30"/>
    <w:uiPriority w:val="9"/>
    <w:unhideWhenUsed/>
    <w:qFormat/>
    <w:rsid w:val="00D20F8B"/>
    <w:pPr>
      <w:keepNext/>
      <w:keepLines/>
      <w:numPr>
        <w:ilvl w:val="2"/>
        <w:numId w:val="1"/>
      </w:numPr>
      <w:tabs>
        <w:tab w:val="left" w:pos="709"/>
      </w:tabs>
      <w:adjustRightInd/>
      <w:spacing w:beforeLines="50" w:before="120" w:afterLines="50" w:after="120"/>
      <w:ind w:left="720"/>
      <w:outlineLvl w:val="2"/>
    </w:pPr>
    <w:rPr>
      <w:rFonts w:eastAsia="黑体"/>
      <w:b/>
      <w:bCs/>
      <w:szCs w:val="32"/>
    </w:rPr>
  </w:style>
  <w:style w:type="paragraph" w:styleId="4">
    <w:name w:val="heading 4"/>
    <w:basedOn w:val="a1"/>
    <w:next w:val="a1"/>
    <w:link w:val="40"/>
    <w:uiPriority w:val="9"/>
    <w:unhideWhenUsed/>
    <w:qFormat/>
    <w:pPr>
      <w:keepNext/>
      <w:keepLines/>
      <w:numPr>
        <w:ilvl w:val="3"/>
        <w:numId w:val="1"/>
      </w:numPr>
      <w:adjustRightInd/>
      <w:snapToGrid/>
      <w:spacing w:before="120" w:beforeAutospacing="1" w:after="120" w:afterAutospacing="1" w:line="120" w:lineRule="exact"/>
      <w:outlineLvl w:val="3"/>
    </w:pPr>
    <w:rPr>
      <w:rFonts w:eastAsia="黑体" w:cstheme="majorBidi"/>
      <w:b/>
      <w:bCs/>
      <w:szCs w:val="28"/>
    </w:rPr>
  </w:style>
  <w:style w:type="paragraph" w:styleId="5">
    <w:name w:val="heading 5"/>
    <w:basedOn w:val="a1"/>
    <w:next w:val="a1"/>
    <w:link w:val="50"/>
    <w:uiPriority w:val="9"/>
    <w:unhideWhenUsed/>
    <w:qFormat/>
    <w:pPr>
      <w:keepNext/>
      <w:keepLines/>
      <w:numPr>
        <w:ilvl w:val="4"/>
        <w:numId w:val="1"/>
      </w:numPr>
      <w:adjustRightInd/>
      <w:snapToGrid/>
      <w:spacing w:before="280" w:after="290" w:line="376" w:lineRule="auto"/>
      <w:outlineLvl w:val="4"/>
    </w:pPr>
    <w:rPr>
      <w:b/>
      <w:bCs/>
      <w:sz w:val="28"/>
      <w:szCs w:val="28"/>
    </w:rPr>
  </w:style>
  <w:style w:type="paragraph" w:styleId="6">
    <w:name w:val="heading 6"/>
    <w:basedOn w:val="a1"/>
    <w:next w:val="a1"/>
    <w:link w:val="60"/>
    <w:autoRedefine/>
    <w:uiPriority w:val="9"/>
    <w:semiHidden/>
    <w:unhideWhenUsed/>
    <w:qFormat/>
    <w:pPr>
      <w:keepNext/>
      <w:keepLines/>
      <w:numPr>
        <w:ilvl w:val="5"/>
        <w:numId w:val="1"/>
      </w:numPr>
      <w:adjustRightInd/>
      <w:snapToGrid/>
      <w:spacing w:before="240" w:after="64" w:line="320" w:lineRule="auto"/>
      <w:outlineLvl w:val="5"/>
    </w:pPr>
    <w:rPr>
      <w:rFonts w:asciiTheme="majorHAnsi" w:eastAsiaTheme="majorEastAsia" w:hAnsiTheme="majorHAnsi" w:cstheme="majorBidi"/>
      <w:b/>
      <w:bCs/>
    </w:rPr>
  </w:style>
  <w:style w:type="paragraph" w:styleId="7">
    <w:name w:val="heading 7"/>
    <w:basedOn w:val="a1"/>
    <w:next w:val="a1"/>
    <w:link w:val="70"/>
    <w:autoRedefine/>
    <w:uiPriority w:val="9"/>
    <w:semiHidden/>
    <w:unhideWhenUsed/>
    <w:qFormat/>
    <w:pPr>
      <w:keepNext/>
      <w:keepLines/>
      <w:numPr>
        <w:ilvl w:val="6"/>
        <w:numId w:val="1"/>
      </w:numPr>
      <w:adjustRightInd/>
      <w:snapToGrid/>
      <w:spacing w:before="240" w:after="64" w:line="320" w:lineRule="auto"/>
      <w:outlineLvl w:val="6"/>
    </w:pPr>
    <w:rPr>
      <w:b/>
      <w:bCs/>
    </w:rPr>
  </w:style>
  <w:style w:type="paragraph" w:styleId="8">
    <w:name w:val="heading 8"/>
    <w:basedOn w:val="a1"/>
    <w:next w:val="a1"/>
    <w:link w:val="80"/>
    <w:autoRedefine/>
    <w:uiPriority w:val="9"/>
    <w:semiHidden/>
    <w:unhideWhenUsed/>
    <w:qFormat/>
    <w:pPr>
      <w:keepNext/>
      <w:keepLines/>
      <w:numPr>
        <w:ilvl w:val="7"/>
        <w:numId w:val="1"/>
      </w:numPr>
      <w:adjustRightInd/>
      <w:snapToGrid/>
      <w:spacing w:before="240" w:after="64" w:line="320" w:lineRule="auto"/>
      <w:outlineLvl w:val="7"/>
    </w:pPr>
    <w:rPr>
      <w:rFonts w:asciiTheme="majorHAnsi" w:eastAsiaTheme="majorEastAsia" w:hAnsiTheme="majorHAnsi" w:cstheme="majorBidi"/>
    </w:rPr>
  </w:style>
  <w:style w:type="paragraph" w:styleId="9">
    <w:name w:val="heading 9"/>
    <w:basedOn w:val="a1"/>
    <w:next w:val="a1"/>
    <w:link w:val="90"/>
    <w:autoRedefine/>
    <w:uiPriority w:val="9"/>
    <w:semiHidden/>
    <w:unhideWhenUsed/>
    <w:qFormat/>
    <w:pPr>
      <w:keepNext/>
      <w:keepLines/>
      <w:numPr>
        <w:ilvl w:val="8"/>
        <w:numId w:val="1"/>
      </w:numPr>
      <w:adjustRightInd/>
      <w:snapToGrid/>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autoRedefine/>
    <w:uiPriority w:val="39"/>
    <w:unhideWhenUsed/>
    <w:qFormat/>
    <w:pPr>
      <w:adjustRightInd/>
      <w:snapToGrid/>
      <w:spacing w:line="240" w:lineRule="auto"/>
      <w:ind w:left="1260" w:firstLine="0"/>
    </w:pPr>
    <w:rPr>
      <w:rFonts w:cstheme="minorHAnsi"/>
      <w:sz w:val="20"/>
      <w:szCs w:val="20"/>
    </w:rPr>
  </w:style>
  <w:style w:type="paragraph" w:styleId="a5">
    <w:name w:val="Normal Indent"/>
    <w:basedOn w:val="a1"/>
    <w:link w:val="a6"/>
    <w:autoRedefine/>
    <w:qFormat/>
    <w:pPr>
      <w:adjustRightInd/>
      <w:snapToGrid/>
      <w:spacing w:line="240" w:lineRule="auto"/>
    </w:pPr>
    <w:rPr>
      <w:lang w:val="zh-CN"/>
    </w:rPr>
  </w:style>
  <w:style w:type="paragraph" w:styleId="a7">
    <w:name w:val="caption"/>
    <w:basedOn w:val="a1"/>
    <w:next w:val="a1"/>
    <w:link w:val="a8"/>
    <w:autoRedefine/>
    <w:unhideWhenUsed/>
    <w:qFormat/>
    <w:rsid w:val="00660123"/>
    <w:pPr>
      <w:spacing w:beforeLines="50" w:before="120" w:afterLines="50" w:after="120" w:line="240" w:lineRule="auto"/>
      <w:ind w:firstLine="0"/>
      <w:jc w:val="center"/>
    </w:pPr>
    <w:rPr>
      <w:rFonts w:eastAsia="黑体" w:cstheme="majorBidi"/>
      <w:szCs w:val="20"/>
    </w:rPr>
  </w:style>
  <w:style w:type="paragraph" w:styleId="a">
    <w:name w:val="List Bullet"/>
    <w:basedOn w:val="a5"/>
    <w:autoRedefine/>
    <w:semiHidden/>
    <w:qFormat/>
    <w:pPr>
      <w:numPr>
        <w:numId w:val="2"/>
      </w:numPr>
      <w:ind w:firstLine="0"/>
    </w:pPr>
  </w:style>
  <w:style w:type="paragraph" w:styleId="a9">
    <w:name w:val="annotation text"/>
    <w:basedOn w:val="a1"/>
    <w:link w:val="aa"/>
    <w:autoRedefine/>
    <w:uiPriority w:val="99"/>
    <w:unhideWhenUsed/>
    <w:qFormat/>
    <w:pPr>
      <w:adjustRightInd/>
      <w:snapToGrid/>
      <w:spacing w:line="240" w:lineRule="auto"/>
      <w:ind w:firstLine="0"/>
    </w:pPr>
  </w:style>
  <w:style w:type="paragraph" w:styleId="TOC5">
    <w:name w:val="toc 5"/>
    <w:basedOn w:val="a1"/>
    <w:next w:val="a1"/>
    <w:autoRedefine/>
    <w:uiPriority w:val="39"/>
    <w:unhideWhenUsed/>
    <w:qFormat/>
    <w:pPr>
      <w:adjustRightInd/>
      <w:snapToGrid/>
      <w:spacing w:line="240" w:lineRule="auto"/>
      <w:ind w:left="840" w:firstLine="0"/>
    </w:pPr>
    <w:rPr>
      <w:rFonts w:cstheme="minorHAnsi"/>
      <w:sz w:val="20"/>
      <w:szCs w:val="20"/>
    </w:rPr>
  </w:style>
  <w:style w:type="paragraph" w:styleId="TOC3">
    <w:name w:val="toc 3"/>
    <w:basedOn w:val="a1"/>
    <w:next w:val="a1"/>
    <w:autoRedefine/>
    <w:uiPriority w:val="39"/>
    <w:unhideWhenUsed/>
    <w:qFormat/>
    <w:pPr>
      <w:adjustRightInd/>
      <w:snapToGrid/>
      <w:spacing w:line="240" w:lineRule="auto"/>
      <w:ind w:left="420" w:firstLine="0"/>
    </w:pPr>
    <w:rPr>
      <w:rFonts w:cstheme="minorHAnsi"/>
      <w:sz w:val="20"/>
      <w:szCs w:val="20"/>
    </w:rPr>
  </w:style>
  <w:style w:type="paragraph" w:styleId="TOC8">
    <w:name w:val="toc 8"/>
    <w:basedOn w:val="a1"/>
    <w:next w:val="a1"/>
    <w:autoRedefine/>
    <w:uiPriority w:val="39"/>
    <w:unhideWhenUsed/>
    <w:qFormat/>
    <w:pPr>
      <w:adjustRightInd/>
      <w:snapToGrid/>
      <w:spacing w:line="240" w:lineRule="auto"/>
      <w:ind w:left="1470" w:firstLine="0"/>
    </w:pPr>
    <w:rPr>
      <w:rFonts w:cstheme="minorHAnsi"/>
      <w:sz w:val="20"/>
      <w:szCs w:val="20"/>
    </w:rPr>
  </w:style>
  <w:style w:type="paragraph" w:styleId="ab">
    <w:name w:val="Date"/>
    <w:basedOn w:val="a1"/>
    <w:next w:val="a1"/>
    <w:link w:val="ac"/>
    <w:autoRedefine/>
    <w:uiPriority w:val="99"/>
    <w:semiHidden/>
    <w:unhideWhenUsed/>
    <w:pPr>
      <w:ind w:leftChars="2500" w:left="100"/>
    </w:pPr>
  </w:style>
  <w:style w:type="paragraph" w:styleId="ad">
    <w:name w:val="endnote text"/>
    <w:basedOn w:val="a1"/>
    <w:link w:val="ae"/>
    <w:autoRedefine/>
    <w:uiPriority w:val="99"/>
    <w:semiHidden/>
    <w:unhideWhenUsed/>
    <w:pPr>
      <w:adjustRightInd/>
      <w:spacing w:line="240" w:lineRule="auto"/>
      <w:ind w:firstLine="0"/>
    </w:pPr>
  </w:style>
  <w:style w:type="paragraph" w:styleId="af">
    <w:name w:val="Balloon Text"/>
    <w:basedOn w:val="a1"/>
    <w:link w:val="af0"/>
    <w:autoRedefine/>
    <w:uiPriority w:val="99"/>
    <w:semiHidden/>
    <w:unhideWhenUsed/>
    <w:qFormat/>
    <w:pPr>
      <w:adjustRightInd/>
      <w:snapToGrid/>
      <w:spacing w:line="240" w:lineRule="auto"/>
      <w:ind w:firstLine="0"/>
    </w:pPr>
    <w:rPr>
      <w:sz w:val="18"/>
      <w:szCs w:val="18"/>
    </w:rPr>
  </w:style>
  <w:style w:type="paragraph" w:styleId="af1">
    <w:name w:val="footer"/>
    <w:basedOn w:val="a1"/>
    <w:link w:val="af2"/>
    <w:autoRedefine/>
    <w:uiPriority w:val="99"/>
    <w:unhideWhenUsed/>
    <w:qFormat/>
    <w:pPr>
      <w:tabs>
        <w:tab w:val="center" w:pos="4153"/>
        <w:tab w:val="right" w:pos="8306"/>
      </w:tabs>
    </w:pPr>
    <w:rPr>
      <w:sz w:val="18"/>
      <w:szCs w:val="18"/>
    </w:rPr>
  </w:style>
  <w:style w:type="paragraph" w:styleId="af3">
    <w:name w:val="header"/>
    <w:basedOn w:val="a1"/>
    <w:link w:val="af4"/>
    <w:autoRedefine/>
    <w:uiPriority w:val="99"/>
    <w:unhideWhenUsed/>
    <w:pPr>
      <w:pBdr>
        <w:bottom w:val="single" w:sz="6" w:space="1" w:color="auto"/>
      </w:pBdr>
      <w:tabs>
        <w:tab w:val="center" w:pos="4153"/>
        <w:tab w:val="right" w:pos="8306"/>
      </w:tabs>
      <w:jc w:val="center"/>
    </w:pPr>
    <w:rPr>
      <w:sz w:val="18"/>
      <w:szCs w:val="18"/>
    </w:rPr>
  </w:style>
  <w:style w:type="paragraph" w:styleId="TOC1">
    <w:name w:val="toc 1"/>
    <w:basedOn w:val="a1"/>
    <w:next w:val="a1"/>
    <w:autoRedefine/>
    <w:uiPriority w:val="39"/>
    <w:unhideWhenUsed/>
    <w:qFormat/>
    <w:rsid w:val="00D030FD"/>
    <w:pPr>
      <w:tabs>
        <w:tab w:val="left" w:pos="284"/>
        <w:tab w:val="right" w:leader="dot" w:pos="8302"/>
      </w:tabs>
      <w:adjustRightInd/>
      <w:snapToGrid/>
      <w:spacing w:before="120" w:after="120" w:line="240" w:lineRule="auto"/>
      <w:ind w:firstLine="0"/>
    </w:pPr>
    <w:rPr>
      <w:rFonts w:eastAsia="黑体" w:cstheme="minorHAnsi"/>
      <w:b/>
      <w:bCs/>
      <w:szCs w:val="20"/>
    </w:rPr>
  </w:style>
  <w:style w:type="paragraph" w:styleId="TOC4">
    <w:name w:val="toc 4"/>
    <w:basedOn w:val="a1"/>
    <w:next w:val="a1"/>
    <w:autoRedefine/>
    <w:uiPriority w:val="39"/>
    <w:unhideWhenUsed/>
    <w:pPr>
      <w:adjustRightInd/>
      <w:snapToGrid/>
      <w:spacing w:line="240" w:lineRule="auto"/>
      <w:ind w:left="630" w:firstLine="0"/>
    </w:pPr>
    <w:rPr>
      <w:rFonts w:cstheme="minorHAnsi"/>
      <w:sz w:val="20"/>
      <w:szCs w:val="20"/>
    </w:rPr>
  </w:style>
  <w:style w:type="paragraph" w:styleId="af5">
    <w:name w:val="footnote text"/>
    <w:basedOn w:val="a1"/>
    <w:link w:val="af6"/>
    <w:autoRedefine/>
    <w:uiPriority w:val="99"/>
    <w:unhideWhenUsed/>
    <w:qFormat/>
    <w:pPr>
      <w:adjustRightInd/>
      <w:spacing w:line="240" w:lineRule="auto"/>
      <w:ind w:firstLine="0"/>
    </w:pPr>
    <w:rPr>
      <w:sz w:val="18"/>
      <w:szCs w:val="18"/>
    </w:rPr>
  </w:style>
  <w:style w:type="paragraph" w:styleId="TOC6">
    <w:name w:val="toc 6"/>
    <w:basedOn w:val="a1"/>
    <w:next w:val="a1"/>
    <w:autoRedefine/>
    <w:uiPriority w:val="39"/>
    <w:unhideWhenUsed/>
    <w:pPr>
      <w:adjustRightInd/>
      <w:snapToGrid/>
      <w:spacing w:line="240" w:lineRule="auto"/>
      <w:ind w:left="1050" w:firstLine="0"/>
    </w:pPr>
    <w:rPr>
      <w:rFonts w:cstheme="minorHAnsi"/>
      <w:sz w:val="20"/>
      <w:szCs w:val="20"/>
    </w:rPr>
  </w:style>
  <w:style w:type="paragraph" w:styleId="TOC2">
    <w:name w:val="toc 2"/>
    <w:basedOn w:val="a1"/>
    <w:next w:val="a1"/>
    <w:uiPriority w:val="39"/>
    <w:unhideWhenUsed/>
    <w:qFormat/>
    <w:pPr>
      <w:tabs>
        <w:tab w:val="left" w:pos="709"/>
        <w:tab w:val="right" w:leader="dot" w:pos="8302"/>
      </w:tabs>
      <w:adjustRightInd/>
      <w:snapToGrid/>
      <w:spacing w:before="120" w:line="240" w:lineRule="auto"/>
      <w:ind w:left="210" w:firstLineChars="30" w:firstLine="72"/>
    </w:pPr>
    <w:rPr>
      <w:rFonts w:cstheme="minorHAnsi"/>
      <w:iCs/>
      <w:szCs w:val="20"/>
    </w:rPr>
  </w:style>
  <w:style w:type="paragraph" w:styleId="TOC9">
    <w:name w:val="toc 9"/>
    <w:basedOn w:val="a1"/>
    <w:next w:val="a1"/>
    <w:autoRedefine/>
    <w:uiPriority w:val="39"/>
    <w:unhideWhenUsed/>
    <w:qFormat/>
    <w:pPr>
      <w:adjustRightInd/>
      <w:snapToGrid/>
      <w:spacing w:line="240" w:lineRule="auto"/>
      <w:ind w:left="1680" w:firstLine="0"/>
    </w:pPr>
    <w:rPr>
      <w:rFonts w:cstheme="minorHAnsi"/>
      <w:sz w:val="20"/>
      <w:szCs w:val="20"/>
    </w:rPr>
  </w:style>
  <w:style w:type="paragraph" w:styleId="HTML">
    <w:name w:val="HTML Preformatted"/>
    <w:basedOn w:val="a1"/>
    <w:link w:val="HTML0"/>
    <w:autoRedefine/>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0"/>
    </w:pPr>
    <w:rPr>
      <w:rFonts w:ascii="宋体" w:hAnsi="宋体" w:cs="宋体"/>
      <w:kern w:val="0"/>
    </w:rPr>
  </w:style>
  <w:style w:type="paragraph" w:styleId="af7">
    <w:name w:val="Title"/>
    <w:basedOn w:val="a1"/>
    <w:next w:val="a1"/>
    <w:link w:val="af8"/>
    <w:uiPriority w:val="10"/>
    <w:qFormat/>
    <w:pPr>
      <w:adjustRightInd/>
      <w:spacing w:beforeLines="150" w:before="150" w:afterLines="100" w:after="100"/>
      <w:ind w:firstLine="0"/>
      <w:jc w:val="center"/>
      <w:outlineLvl w:val="0"/>
    </w:pPr>
    <w:rPr>
      <w:rFonts w:eastAsia="黑体" w:cstheme="majorBidi"/>
      <w:b/>
      <w:bCs/>
      <w:sz w:val="36"/>
      <w:szCs w:val="32"/>
    </w:rPr>
  </w:style>
  <w:style w:type="paragraph" w:styleId="af9">
    <w:name w:val="annotation subject"/>
    <w:basedOn w:val="a9"/>
    <w:next w:val="a9"/>
    <w:link w:val="afa"/>
    <w:autoRedefine/>
    <w:uiPriority w:val="99"/>
    <w:semiHidden/>
    <w:unhideWhenUsed/>
    <w:rPr>
      <w:b/>
      <w:bCs/>
    </w:rPr>
  </w:style>
  <w:style w:type="table" w:styleId="afb">
    <w:name w:val="Table Grid"/>
    <w:basedOn w:val="a3"/>
    <w:autoRedefine/>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endnote reference"/>
    <w:basedOn w:val="a2"/>
    <w:uiPriority w:val="99"/>
    <w:semiHidden/>
    <w:unhideWhenUsed/>
    <w:rPr>
      <w:vertAlign w:val="superscript"/>
    </w:rPr>
  </w:style>
  <w:style w:type="character" w:styleId="afd">
    <w:name w:val="page number"/>
    <w:basedOn w:val="a2"/>
    <w:autoRedefine/>
    <w:uiPriority w:val="99"/>
    <w:semiHidden/>
    <w:unhideWhenUsed/>
    <w:qFormat/>
  </w:style>
  <w:style w:type="character" w:styleId="afe">
    <w:name w:val="Hyperlink"/>
    <w:basedOn w:val="a2"/>
    <w:autoRedefine/>
    <w:uiPriority w:val="99"/>
    <w:unhideWhenUsed/>
    <w:qFormat/>
    <w:rPr>
      <w:color w:val="0563C1" w:themeColor="hyperlink"/>
      <w:u w:val="single"/>
    </w:rPr>
  </w:style>
  <w:style w:type="character" w:styleId="aff">
    <w:name w:val="annotation reference"/>
    <w:basedOn w:val="a2"/>
    <w:autoRedefine/>
    <w:uiPriority w:val="99"/>
    <w:semiHidden/>
    <w:unhideWhenUsed/>
    <w:qFormat/>
    <w:rPr>
      <w:sz w:val="21"/>
      <w:szCs w:val="21"/>
    </w:rPr>
  </w:style>
  <w:style w:type="character" w:styleId="aff0">
    <w:name w:val="footnote reference"/>
    <w:basedOn w:val="a2"/>
    <w:autoRedefine/>
    <w:uiPriority w:val="99"/>
    <w:semiHidden/>
    <w:unhideWhenUsed/>
    <w:qFormat/>
    <w:rPr>
      <w:vertAlign w:val="superscript"/>
    </w:rPr>
  </w:style>
  <w:style w:type="character" w:styleId="aff1">
    <w:name w:val="Placeholder Text"/>
    <w:basedOn w:val="a2"/>
    <w:uiPriority w:val="99"/>
    <w:semiHidden/>
    <w:qFormat/>
    <w:rPr>
      <w:color w:val="808080"/>
    </w:rPr>
  </w:style>
  <w:style w:type="character" w:customStyle="1" w:styleId="af4">
    <w:name w:val="页眉 字符"/>
    <w:basedOn w:val="a2"/>
    <w:link w:val="af3"/>
    <w:autoRedefine/>
    <w:uiPriority w:val="99"/>
    <w:qFormat/>
    <w:rPr>
      <w:sz w:val="18"/>
      <w:szCs w:val="18"/>
    </w:rPr>
  </w:style>
  <w:style w:type="character" w:customStyle="1" w:styleId="af2">
    <w:name w:val="页脚 字符"/>
    <w:basedOn w:val="a2"/>
    <w:link w:val="af1"/>
    <w:autoRedefine/>
    <w:uiPriority w:val="99"/>
    <w:qFormat/>
    <w:rPr>
      <w:sz w:val="18"/>
      <w:szCs w:val="18"/>
    </w:rPr>
  </w:style>
  <w:style w:type="paragraph" w:customStyle="1" w:styleId="11">
    <w:name w:val="样式1"/>
    <w:basedOn w:val="a1"/>
    <w:link w:val="12"/>
    <w:qFormat/>
    <w:pPr>
      <w:jc w:val="center"/>
    </w:pPr>
    <w:rPr>
      <w:rFonts w:eastAsia="华文中宋"/>
      <w:b/>
      <w:bCs/>
      <w:spacing w:val="20"/>
      <w:sz w:val="72"/>
      <w:szCs w:val="72"/>
    </w:rPr>
  </w:style>
  <w:style w:type="paragraph" w:customStyle="1" w:styleId="21">
    <w:name w:val="样式2"/>
    <w:basedOn w:val="a1"/>
    <w:link w:val="22"/>
    <w:pPr>
      <w:jc w:val="center"/>
    </w:pPr>
    <w:rPr>
      <w:rFonts w:ascii="黑体" w:eastAsia="黑体" w:hAnsi="黑体"/>
      <w:b/>
      <w:color w:val="000000" w:themeColor="text1"/>
      <w:sz w:val="44"/>
      <w:szCs w:val="44"/>
    </w:rPr>
  </w:style>
  <w:style w:type="character" w:customStyle="1" w:styleId="12">
    <w:name w:val="样式1 字符"/>
    <w:basedOn w:val="a2"/>
    <w:link w:val="11"/>
    <w:autoRedefine/>
    <w:qFormat/>
    <w:rPr>
      <w:rFonts w:ascii="Times New Roman" w:eastAsia="华文中宋" w:hAnsi="Times New Roman" w:cs="Times New Roman"/>
      <w:b/>
      <w:bCs/>
      <w:spacing w:val="20"/>
      <w:sz w:val="72"/>
      <w:szCs w:val="72"/>
    </w:rPr>
  </w:style>
  <w:style w:type="paragraph" w:customStyle="1" w:styleId="31">
    <w:name w:val="样式3"/>
    <w:basedOn w:val="a1"/>
    <w:link w:val="32"/>
    <w:pPr>
      <w:framePr w:hSpace="181" w:wrap="around" w:vAnchor="text" w:hAnchor="page" w:xAlign="center" w:y="1"/>
      <w:spacing w:beforeLines="100" w:before="240"/>
      <w:suppressOverlap/>
    </w:pPr>
    <w:rPr>
      <w:rFonts w:ascii="华文中宋" w:eastAsia="华文中宋" w:hAnsi="华文中宋"/>
      <w:kern w:val="0"/>
      <w:sz w:val="32"/>
      <w:szCs w:val="32"/>
    </w:rPr>
  </w:style>
  <w:style w:type="character" w:customStyle="1" w:styleId="22">
    <w:name w:val="样式2 字符"/>
    <w:basedOn w:val="a2"/>
    <w:link w:val="21"/>
    <w:rPr>
      <w:rFonts w:ascii="黑体" w:eastAsia="黑体" w:hAnsi="黑体" w:cs="Times New Roman"/>
      <w:b/>
      <w:color w:val="000000" w:themeColor="text1"/>
      <w:sz w:val="44"/>
      <w:szCs w:val="44"/>
    </w:rPr>
  </w:style>
  <w:style w:type="paragraph" w:customStyle="1" w:styleId="41">
    <w:name w:val="样式4"/>
    <w:basedOn w:val="a1"/>
    <w:link w:val="42"/>
    <w:pPr>
      <w:widowControl/>
      <w:jc w:val="center"/>
    </w:pPr>
    <w:rPr>
      <w:rFonts w:ascii="华文中宋" w:eastAsia="华文中宋" w:hAnsi="华文中宋"/>
      <w:b/>
      <w:bCs/>
      <w:color w:val="9CC2E5" w:themeColor="accent1" w:themeTint="99"/>
      <w:sz w:val="52"/>
      <w:szCs w:val="30"/>
    </w:rPr>
  </w:style>
  <w:style w:type="character" w:customStyle="1" w:styleId="32">
    <w:name w:val="样式3 字符"/>
    <w:basedOn w:val="a2"/>
    <w:link w:val="31"/>
    <w:rPr>
      <w:rFonts w:ascii="华文中宋" w:eastAsia="华文中宋" w:hAnsi="华文中宋"/>
      <w:kern w:val="0"/>
      <w:sz w:val="32"/>
      <w:szCs w:val="32"/>
    </w:rPr>
  </w:style>
  <w:style w:type="table" w:customStyle="1" w:styleId="51">
    <w:name w:val="无格式表格 51"/>
    <w:basedOn w:val="a3"/>
    <w:autoRedefine/>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42">
    <w:name w:val="样式4 字符"/>
    <w:basedOn w:val="a2"/>
    <w:link w:val="41"/>
    <w:autoRedefine/>
    <w:qFormat/>
    <w:rPr>
      <w:rFonts w:ascii="华文中宋" w:eastAsia="华文中宋" w:hAnsi="华文中宋" w:cs="Times New Roman"/>
      <w:b/>
      <w:bCs/>
      <w:color w:val="9CC2E5" w:themeColor="accent1" w:themeTint="99"/>
      <w:sz w:val="52"/>
      <w:szCs w:val="30"/>
    </w:rPr>
  </w:style>
  <w:style w:type="character" w:customStyle="1" w:styleId="10">
    <w:name w:val="标题 1 字符"/>
    <w:basedOn w:val="a2"/>
    <w:link w:val="1"/>
    <w:autoRedefine/>
    <w:uiPriority w:val="9"/>
    <w:qFormat/>
    <w:rPr>
      <w:rFonts w:ascii="Times New Roman" w:eastAsia="黑体" w:hAnsi="Times New Roman" w:cs="Times New Roman"/>
      <w:b/>
      <w:bCs/>
      <w:kern w:val="44"/>
      <w:sz w:val="36"/>
      <w:szCs w:val="36"/>
    </w:rPr>
  </w:style>
  <w:style w:type="character" w:customStyle="1" w:styleId="20">
    <w:name w:val="标题 2 字符"/>
    <w:basedOn w:val="a2"/>
    <w:link w:val="2"/>
    <w:uiPriority w:val="9"/>
    <w:qFormat/>
    <w:rsid w:val="00FB78EA"/>
    <w:rPr>
      <w:rFonts w:ascii="Times New Roman" w:eastAsia="黑体" w:hAnsi="Times New Roman" w:cs="Times New Roman"/>
      <w:b/>
      <w:bCs/>
      <w:kern w:val="2"/>
      <w:sz w:val="28"/>
      <w:szCs w:val="28"/>
    </w:rPr>
  </w:style>
  <w:style w:type="character" w:customStyle="1" w:styleId="30">
    <w:name w:val="标题 3 字符"/>
    <w:basedOn w:val="a2"/>
    <w:link w:val="3"/>
    <w:autoRedefine/>
    <w:uiPriority w:val="9"/>
    <w:qFormat/>
    <w:rsid w:val="00D20F8B"/>
    <w:rPr>
      <w:rFonts w:ascii="Times New Roman" w:eastAsia="黑体" w:hAnsi="Times New Roman" w:cs="Times New Roman"/>
      <w:b/>
      <w:bCs/>
      <w:kern w:val="2"/>
      <w:sz w:val="24"/>
      <w:szCs w:val="32"/>
    </w:rPr>
  </w:style>
  <w:style w:type="character" w:customStyle="1" w:styleId="40">
    <w:name w:val="标题 4 字符"/>
    <w:basedOn w:val="a2"/>
    <w:link w:val="4"/>
    <w:autoRedefine/>
    <w:uiPriority w:val="9"/>
    <w:qFormat/>
    <w:rPr>
      <w:rFonts w:ascii="Times New Roman" w:eastAsia="黑体" w:hAnsi="Times New Roman" w:cstheme="majorBidi"/>
      <w:b/>
      <w:bCs/>
      <w:kern w:val="2"/>
      <w:sz w:val="24"/>
      <w:szCs w:val="28"/>
    </w:rPr>
  </w:style>
  <w:style w:type="character" w:customStyle="1" w:styleId="50">
    <w:name w:val="标题 5 字符"/>
    <w:basedOn w:val="a2"/>
    <w:link w:val="5"/>
    <w:autoRedefine/>
    <w:uiPriority w:val="9"/>
    <w:qFormat/>
    <w:rPr>
      <w:rFonts w:ascii="Times New Roman" w:eastAsia="宋体" w:hAnsi="Times New Roman" w:cs="Times New Roman"/>
      <w:b/>
      <w:bCs/>
      <w:kern w:val="2"/>
      <w:sz w:val="28"/>
      <w:szCs w:val="28"/>
    </w:rPr>
  </w:style>
  <w:style w:type="character" w:customStyle="1" w:styleId="60">
    <w:name w:val="标题 6 字符"/>
    <w:basedOn w:val="a2"/>
    <w:link w:val="6"/>
    <w:autoRedefine/>
    <w:uiPriority w:val="9"/>
    <w:semiHidden/>
    <w:qFormat/>
    <w:rPr>
      <w:rFonts w:asciiTheme="majorHAnsi" w:eastAsiaTheme="majorEastAsia" w:hAnsiTheme="majorHAnsi" w:cstheme="majorBidi"/>
      <w:b/>
      <w:bCs/>
      <w:kern w:val="2"/>
      <w:sz w:val="24"/>
      <w:szCs w:val="24"/>
    </w:rPr>
  </w:style>
  <w:style w:type="character" w:customStyle="1" w:styleId="70">
    <w:name w:val="标题 7 字符"/>
    <w:basedOn w:val="a2"/>
    <w:link w:val="7"/>
    <w:uiPriority w:val="9"/>
    <w:semiHidden/>
    <w:rPr>
      <w:rFonts w:ascii="Times New Roman" w:eastAsia="宋体" w:hAnsi="Times New Roman" w:cs="Times New Roman"/>
      <w:b/>
      <w:bCs/>
      <w:kern w:val="2"/>
      <w:sz w:val="24"/>
      <w:szCs w:val="24"/>
    </w:rPr>
  </w:style>
  <w:style w:type="character" w:customStyle="1" w:styleId="80">
    <w:name w:val="标题 8 字符"/>
    <w:basedOn w:val="a2"/>
    <w:link w:val="8"/>
    <w:uiPriority w:val="9"/>
    <w:semiHidden/>
    <w:rPr>
      <w:rFonts w:asciiTheme="majorHAnsi" w:eastAsiaTheme="majorEastAsia" w:hAnsiTheme="majorHAnsi" w:cstheme="majorBidi"/>
      <w:kern w:val="2"/>
      <w:sz w:val="24"/>
      <w:szCs w:val="24"/>
    </w:rPr>
  </w:style>
  <w:style w:type="character" w:customStyle="1" w:styleId="90">
    <w:name w:val="标题 9 字符"/>
    <w:basedOn w:val="a2"/>
    <w:link w:val="9"/>
    <w:autoRedefine/>
    <w:uiPriority w:val="9"/>
    <w:semiHidden/>
    <w:qFormat/>
    <w:rPr>
      <w:rFonts w:asciiTheme="majorHAnsi" w:eastAsiaTheme="majorEastAsia" w:hAnsiTheme="majorHAnsi" w:cstheme="majorBidi"/>
      <w:kern w:val="2"/>
      <w:sz w:val="24"/>
      <w:szCs w:val="21"/>
    </w:rPr>
  </w:style>
  <w:style w:type="paragraph" w:styleId="a0">
    <w:name w:val="List Paragraph"/>
    <w:basedOn w:val="a1"/>
    <w:autoRedefine/>
    <w:uiPriority w:val="34"/>
    <w:qFormat/>
    <w:rsid w:val="00C81785"/>
    <w:pPr>
      <w:numPr>
        <w:numId w:val="9"/>
      </w:numPr>
    </w:pPr>
  </w:style>
  <w:style w:type="paragraph" w:styleId="aff2">
    <w:name w:val="No Spacing"/>
    <w:autoRedefine/>
    <w:uiPriority w:val="1"/>
    <w:qFormat/>
    <w:pPr>
      <w:widowControl w:val="0"/>
      <w:jc w:val="both"/>
    </w:pPr>
    <w:rPr>
      <w:rFonts w:ascii="Times New Roman" w:eastAsia="宋体" w:hAnsi="Times New Roman"/>
      <w:kern w:val="2"/>
      <w:sz w:val="24"/>
      <w:szCs w:val="21"/>
    </w:rPr>
  </w:style>
  <w:style w:type="table" w:customStyle="1" w:styleId="210">
    <w:name w:val="无格式表格 21"/>
    <w:basedOn w:val="a3"/>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err">
    <w:name w:val="err"/>
    <w:basedOn w:val="a2"/>
    <w:autoRedefine/>
    <w:qFormat/>
  </w:style>
  <w:style w:type="character" w:customStyle="1" w:styleId="cp">
    <w:name w:val="cp"/>
    <w:basedOn w:val="a2"/>
    <w:autoRedefine/>
    <w:qFormat/>
  </w:style>
  <w:style w:type="character" w:customStyle="1" w:styleId="n">
    <w:name w:val="n"/>
    <w:basedOn w:val="a2"/>
    <w:autoRedefine/>
    <w:qFormat/>
  </w:style>
  <w:style w:type="character" w:customStyle="1" w:styleId="HTML0">
    <w:name w:val="HTML 预设格式 字符"/>
    <w:basedOn w:val="a2"/>
    <w:link w:val="HTML"/>
    <w:autoRedefine/>
    <w:uiPriority w:val="99"/>
    <w:semiHidden/>
    <w:qFormat/>
    <w:rPr>
      <w:rFonts w:ascii="宋体" w:eastAsia="宋体" w:hAnsi="宋体" w:cs="宋体"/>
      <w:kern w:val="0"/>
      <w:sz w:val="24"/>
      <w:szCs w:val="24"/>
    </w:rPr>
  </w:style>
  <w:style w:type="character" w:customStyle="1" w:styleId="nb">
    <w:name w:val="nb"/>
    <w:basedOn w:val="a2"/>
    <w:autoRedefine/>
    <w:qFormat/>
  </w:style>
  <w:style w:type="character" w:customStyle="1" w:styleId="nv">
    <w:name w:val="nv"/>
    <w:basedOn w:val="a2"/>
    <w:autoRedefine/>
    <w:qFormat/>
  </w:style>
  <w:style w:type="character" w:customStyle="1" w:styleId="o">
    <w:name w:val="o"/>
    <w:basedOn w:val="a2"/>
    <w:autoRedefine/>
    <w:qFormat/>
  </w:style>
  <w:style w:type="character" w:customStyle="1" w:styleId="sb">
    <w:name w:val="sb"/>
    <w:basedOn w:val="a2"/>
  </w:style>
  <w:style w:type="character" w:customStyle="1" w:styleId="apple-converted-space">
    <w:name w:val="apple-converted-space"/>
    <w:basedOn w:val="a2"/>
  </w:style>
  <w:style w:type="paragraph" w:customStyle="1" w:styleId="aff3">
    <w:name w:val="列表编号：参考文献"/>
    <w:basedOn w:val="a1"/>
    <w:link w:val="aff4"/>
    <w:pPr>
      <w:adjustRightInd/>
      <w:snapToGrid/>
      <w:spacing w:line="240" w:lineRule="auto"/>
      <w:ind w:firstLine="0"/>
    </w:pPr>
  </w:style>
  <w:style w:type="character" w:customStyle="1" w:styleId="instructionnote1">
    <w:name w:val="instruction_note1"/>
    <w:basedOn w:val="a2"/>
    <w:rPr>
      <w:rFonts w:ascii="Intel Clear" w:hAnsi="Intel Clear" w:hint="default"/>
      <w:b/>
      <w:bCs/>
      <w:color w:val="AC193A"/>
    </w:rPr>
  </w:style>
  <w:style w:type="character" w:customStyle="1" w:styleId="sc51">
    <w:name w:val="sc51"/>
    <w:basedOn w:val="a2"/>
    <w:rPr>
      <w:rFonts w:ascii="Consolas" w:hAnsi="Consolas" w:hint="default"/>
      <w:b/>
      <w:bCs/>
      <w:color w:val="0080FF"/>
      <w:sz w:val="24"/>
      <w:szCs w:val="24"/>
    </w:rPr>
  </w:style>
  <w:style w:type="character" w:customStyle="1" w:styleId="sc0">
    <w:name w:val="sc0"/>
    <w:basedOn w:val="a2"/>
    <w:rPr>
      <w:rFonts w:ascii="Consolas" w:hAnsi="Consolas" w:hint="default"/>
      <w:b/>
      <w:bCs/>
      <w:color w:val="000000"/>
      <w:sz w:val="24"/>
      <w:szCs w:val="24"/>
    </w:rPr>
  </w:style>
  <w:style w:type="character" w:customStyle="1" w:styleId="sc71">
    <w:name w:val="sc71"/>
    <w:basedOn w:val="a2"/>
    <w:rPr>
      <w:rFonts w:ascii="Consolas" w:hAnsi="Consolas" w:hint="default"/>
      <w:b/>
      <w:bCs/>
      <w:color w:val="FF0000"/>
      <w:sz w:val="24"/>
      <w:szCs w:val="24"/>
    </w:rPr>
  </w:style>
  <w:style w:type="character" w:customStyle="1" w:styleId="sc21">
    <w:name w:val="sc21"/>
    <w:basedOn w:val="a2"/>
    <w:rPr>
      <w:rFonts w:ascii="Consolas" w:hAnsi="Consolas" w:hint="default"/>
      <w:b/>
      <w:bCs/>
      <w:color w:val="0000FF"/>
      <w:sz w:val="24"/>
      <w:szCs w:val="24"/>
    </w:rPr>
  </w:style>
  <w:style w:type="character" w:customStyle="1" w:styleId="sc61">
    <w:name w:val="sc61"/>
    <w:basedOn w:val="a2"/>
    <w:rPr>
      <w:rFonts w:ascii="Consolas" w:hAnsi="Consolas" w:hint="default"/>
      <w:b/>
      <w:bCs/>
      <w:color w:val="FF8000"/>
      <w:sz w:val="24"/>
      <w:szCs w:val="24"/>
      <w:shd w:val="clear" w:color="auto" w:fill="FCFFF0"/>
    </w:rPr>
  </w:style>
  <w:style w:type="paragraph" w:customStyle="1" w:styleId="aff5">
    <w:name w:val="公式论文"/>
    <w:basedOn w:val="a1"/>
    <w:next w:val="a1"/>
    <w:pPr>
      <w:tabs>
        <w:tab w:val="center" w:pos="4536"/>
        <w:tab w:val="right" w:pos="9072"/>
      </w:tabs>
      <w:adjustRightInd/>
      <w:snapToGrid/>
      <w:spacing w:line="240" w:lineRule="auto"/>
    </w:pPr>
    <w:rPr>
      <w:rFonts w:eastAsia="Times New Roman"/>
    </w:rPr>
  </w:style>
  <w:style w:type="paragraph" w:customStyle="1" w:styleId="TOC10">
    <w:name w:val="TOC 标题1"/>
    <w:basedOn w:val="1"/>
    <w:next w:val="a1"/>
    <w:uiPriority w:val="39"/>
    <w:unhideWhenUsed/>
    <w:qFormat/>
    <w:pPr>
      <w:numPr>
        <w:numId w:val="0"/>
      </w:numPr>
      <w:spacing w:line="259" w:lineRule="auto"/>
      <w:outlineLvl w:val="9"/>
    </w:pPr>
    <w:rPr>
      <w:rFonts w:asciiTheme="majorHAnsi" w:hAnsiTheme="majorHAnsi" w:cstheme="majorBidi"/>
      <w:b w:val="0"/>
      <w:bCs w:val="0"/>
      <w:kern w:val="0"/>
      <w:szCs w:val="32"/>
    </w:rPr>
  </w:style>
  <w:style w:type="character" w:customStyle="1" w:styleId="aa">
    <w:name w:val="批注文字 字符"/>
    <w:basedOn w:val="a2"/>
    <w:link w:val="a9"/>
    <w:uiPriority w:val="99"/>
  </w:style>
  <w:style w:type="character" w:customStyle="1" w:styleId="afa">
    <w:name w:val="批注主题 字符"/>
    <w:basedOn w:val="aa"/>
    <w:link w:val="af9"/>
    <w:uiPriority w:val="99"/>
    <w:semiHidden/>
    <w:rPr>
      <w:b/>
      <w:bCs/>
    </w:rPr>
  </w:style>
  <w:style w:type="character" w:customStyle="1" w:styleId="af0">
    <w:name w:val="批注框文本 字符"/>
    <w:basedOn w:val="a2"/>
    <w:link w:val="af"/>
    <w:uiPriority w:val="99"/>
    <w:semiHidden/>
    <w:rPr>
      <w:sz w:val="18"/>
      <w:szCs w:val="18"/>
    </w:rPr>
  </w:style>
  <w:style w:type="character" w:customStyle="1" w:styleId="fontstyle01">
    <w:name w:val="fontstyle01"/>
    <w:basedOn w:val="a2"/>
    <w:rPr>
      <w:rFonts w:ascii="CMR10" w:hAnsi="CMR10" w:hint="default"/>
      <w:color w:val="000000"/>
      <w:sz w:val="20"/>
      <w:szCs w:val="20"/>
    </w:rPr>
  </w:style>
  <w:style w:type="character" w:customStyle="1" w:styleId="fontstyle21">
    <w:name w:val="fontstyle21"/>
    <w:basedOn w:val="a2"/>
    <w:rPr>
      <w:rFonts w:ascii="CMTT10" w:hAnsi="CMTT10" w:hint="default"/>
      <w:color w:val="000000"/>
      <w:sz w:val="20"/>
      <w:szCs w:val="20"/>
    </w:rPr>
  </w:style>
  <w:style w:type="character" w:customStyle="1" w:styleId="fontstyle31">
    <w:name w:val="fontstyle31"/>
    <w:basedOn w:val="a2"/>
    <w:rPr>
      <w:rFonts w:ascii="CMTI10" w:hAnsi="CMTI10" w:hint="default"/>
      <w:i/>
      <w:iCs/>
      <w:color w:val="000000"/>
      <w:sz w:val="20"/>
      <w:szCs w:val="20"/>
    </w:rPr>
  </w:style>
  <w:style w:type="character" w:customStyle="1" w:styleId="ae">
    <w:name w:val="尾注文本 字符"/>
    <w:basedOn w:val="a2"/>
    <w:link w:val="ad"/>
    <w:uiPriority w:val="99"/>
    <w:semiHidden/>
  </w:style>
  <w:style w:type="character" w:customStyle="1" w:styleId="af6">
    <w:name w:val="脚注文本 字符"/>
    <w:basedOn w:val="a2"/>
    <w:link w:val="af5"/>
    <w:uiPriority w:val="99"/>
    <w:rPr>
      <w:sz w:val="18"/>
      <w:szCs w:val="18"/>
    </w:rPr>
  </w:style>
  <w:style w:type="character" w:customStyle="1" w:styleId="shorttext">
    <w:name w:val="short_text"/>
    <w:basedOn w:val="a2"/>
  </w:style>
  <w:style w:type="paragraph" w:styleId="aff6">
    <w:name w:val="Quote"/>
    <w:basedOn w:val="a1"/>
    <w:next w:val="a1"/>
    <w:link w:val="aff7"/>
    <w:uiPriority w:val="29"/>
    <w:qFormat/>
    <w:pPr>
      <w:adjustRightInd/>
      <w:snapToGrid/>
      <w:spacing w:before="200" w:after="160" w:line="240" w:lineRule="auto"/>
      <w:ind w:left="864" w:right="864" w:firstLine="0"/>
      <w:jc w:val="center"/>
    </w:pPr>
    <w:rPr>
      <w:iCs/>
      <w:color w:val="404040" w:themeColor="text1" w:themeTint="BF"/>
    </w:rPr>
  </w:style>
  <w:style w:type="character" w:customStyle="1" w:styleId="aff7">
    <w:name w:val="引用 字符"/>
    <w:basedOn w:val="a2"/>
    <w:link w:val="aff6"/>
    <w:uiPriority w:val="29"/>
    <w:rPr>
      <w:iCs/>
      <w:color w:val="404040" w:themeColor="text1" w:themeTint="BF"/>
      <w:sz w:val="24"/>
    </w:rPr>
  </w:style>
  <w:style w:type="paragraph" w:customStyle="1" w:styleId="13">
    <w:name w:val="修订1"/>
    <w:hidden/>
    <w:uiPriority w:val="99"/>
    <w:semiHidden/>
    <w:rPr>
      <w:kern w:val="2"/>
      <w:sz w:val="21"/>
      <w:szCs w:val="21"/>
    </w:rPr>
  </w:style>
  <w:style w:type="character" w:customStyle="1" w:styleId="af8">
    <w:name w:val="标题 字符"/>
    <w:basedOn w:val="a2"/>
    <w:link w:val="af7"/>
    <w:uiPriority w:val="10"/>
    <w:rPr>
      <w:rFonts w:ascii="Times New Roman" w:eastAsia="黑体" w:hAnsi="Times New Roman" w:cstheme="majorBidi"/>
      <w:b/>
      <w:bCs/>
      <w:sz w:val="36"/>
      <w:szCs w:val="32"/>
    </w:rPr>
  </w:style>
  <w:style w:type="table" w:customStyle="1" w:styleId="14">
    <w:name w:val="网格型1"/>
    <w:basedOn w:val="a3"/>
    <w:uiPriority w:val="39"/>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批注文字 Char"/>
    <w:semiHidden/>
    <w:rPr>
      <w:kern w:val="2"/>
      <w:sz w:val="24"/>
      <w:szCs w:val="24"/>
    </w:rPr>
  </w:style>
  <w:style w:type="character" w:customStyle="1" w:styleId="a6">
    <w:name w:val="正文缩进 字符"/>
    <w:link w:val="a5"/>
    <w:rPr>
      <w:rFonts w:ascii="Times New Roman" w:eastAsia="宋体" w:hAnsi="Times New Roman" w:cs="Times New Roman"/>
      <w:sz w:val="24"/>
      <w:szCs w:val="24"/>
      <w:lang w:val="zh-CN" w:eastAsia="zh-CN"/>
    </w:rPr>
  </w:style>
  <w:style w:type="character" w:customStyle="1" w:styleId="a8">
    <w:name w:val="题注 字符"/>
    <w:link w:val="a7"/>
    <w:rsid w:val="00660123"/>
    <w:rPr>
      <w:rFonts w:ascii="Times New Roman" w:eastAsia="黑体" w:hAnsi="Times New Roman" w:cstheme="majorBidi"/>
      <w:kern w:val="2"/>
      <w:sz w:val="24"/>
    </w:rPr>
  </w:style>
  <w:style w:type="paragraph" w:customStyle="1" w:styleId="aff8">
    <w:name w:val="图表文字"/>
    <w:basedOn w:val="a1"/>
    <w:pPr>
      <w:adjustRightInd/>
      <w:snapToGrid/>
      <w:spacing w:line="240" w:lineRule="auto"/>
      <w:ind w:firstLine="0"/>
    </w:pPr>
  </w:style>
  <w:style w:type="character" w:customStyle="1" w:styleId="085Char">
    <w:name w:val="样式 首行缩进:  0.85 厘米 Char"/>
    <w:link w:val="085"/>
    <w:locked/>
    <w:rPr>
      <w:rFonts w:ascii="宋体" w:hAnsi="宋体" w:cs="宋体"/>
      <w:sz w:val="24"/>
      <w:szCs w:val="24"/>
    </w:rPr>
  </w:style>
  <w:style w:type="paragraph" w:customStyle="1" w:styleId="085">
    <w:name w:val="样式 首行缩进:  0.85 厘米"/>
    <w:basedOn w:val="a1"/>
    <w:link w:val="085Char"/>
    <w:pPr>
      <w:adjustRightInd/>
      <w:snapToGrid/>
      <w:spacing w:line="324" w:lineRule="auto"/>
      <w:ind w:firstLine="482"/>
    </w:pPr>
    <w:rPr>
      <w:rFonts w:ascii="宋体" w:hAnsi="宋体" w:cs="宋体"/>
    </w:rPr>
  </w:style>
  <w:style w:type="paragraph" w:customStyle="1" w:styleId="aff9">
    <w:name w:val="参考文献"/>
    <w:basedOn w:val="aff3"/>
    <w:link w:val="affa"/>
    <w:pPr>
      <w:tabs>
        <w:tab w:val="left" w:pos="900"/>
      </w:tabs>
      <w:adjustRightInd w:val="0"/>
      <w:snapToGrid w:val="0"/>
      <w:spacing w:line="360" w:lineRule="auto"/>
    </w:pPr>
  </w:style>
  <w:style w:type="character" w:customStyle="1" w:styleId="aff4">
    <w:name w:val="列表编号：参考文献 字符"/>
    <w:basedOn w:val="a2"/>
    <w:link w:val="aff3"/>
  </w:style>
  <w:style w:type="character" w:customStyle="1" w:styleId="affa">
    <w:name w:val="参考文献 字符"/>
    <w:basedOn w:val="aff4"/>
    <w:link w:val="aff9"/>
    <w:rPr>
      <w:rFonts w:ascii="Times New Roman" w:eastAsia="宋体" w:hAnsi="Times New Roman" w:cs="Times New Roman"/>
      <w:kern w:val="2"/>
      <w:sz w:val="24"/>
      <w:szCs w:val="24"/>
    </w:rPr>
  </w:style>
  <w:style w:type="character" w:customStyle="1" w:styleId="ac">
    <w:name w:val="日期 字符"/>
    <w:basedOn w:val="a2"/>
    <w:link w:val="ab"/>
    <w:uiPriority w:val="99"/>
    <w:semiHidden/>
    <w:rPr>
      <w:rFonts w:ascii="Times New Roman" w:eastAsia="宋体" w:hAnsi="Times New Roman"/>
      <w:sz w:val="24"/>
    </w:rPr>
  </w:style>
  <w:style w:type="paragraph" w:customStyle="1" w:styleId="affb">
    <w:name w:val="公式"/>
    <w:basedOn w:val="a1"/>
    <w:link w:val="affc"/>
    <w:qFormat/>
    <w:pPr>
      <w:tabs>
        <w:tab w:val="center" w:pos="4080"/>
        <w:tab w:val="right" w:pos="8640"/>
      </w:tabs>
      <w:ind w:firstLine="0"/>
      <w:textAlignment w:val="center"/>
    </w:pPr>
  </w:style>
  <w:style w:type="character" w:customStyle="1" w:styleId="affc">
    <w:name w:val="公式 字符"/>
    <w:basedOn w:val="a2"/>
    <w:link w:val="affb"/>
    <w:rPr>
      <w:rFonts w:ascii="Times New Roman" w:eastAsia="宋体" w:hAnsi="Times New Roman"/>
      <w:sz w:val="24"/>
    </w:rPr>
  </w:style>
  <w:style w:type="paragraph" w:styleId="affd">
    <w:name w:val="Body Text"/>
    <w:basedOn w:val="a1"/>
    <w:link w:val="affe"/>
    <w:uiPriority w:val="99"/>
    <w:unhideWhenUsed/>
    <w:qFormat/>
    <w:rsid w:val="00F966FC"/>
    <w:pPr>
      <w:adjustRightInd/>
      <w:snapToGrid/>
    </w:pPr>
    <w:rPr>
      <w:szCs w:val="20"/>
    </w:rPr>
  </w:style>
  <w:style w:type="character" w:customStyle="1" w:styleId="affe">
    <w:name w:val="正文文本 字符"/>
    <w:basedOn w:val="a2"/>
    <w:link w:val="affd"/>
    <w:uiPriority w:val="99"/>
    <w:qFormat/>
    <w:rsid w:val="00F966FC"/>
    <w:rPr>
      <w:rFonts w:ascii="Times New Roman" w:eastAsia="宋体" w:hAnsi="Times New Roman" w:cs="Times New Roman"/>
      <w:kern w:val="2"/>
      <w:sz w:val="24"/>
    </w:rPr>
  </w:style>
  <w:style w:type="character" w:customStyle="1" w:styleId="md-plain">
    <w:name w:val="md-plain"/>
    <w:basedOn w:val="a2"/>
    <w:rsid w:val="00AF4A08"/>
  </w:style>
  <w:style w:type="paragraph" w:styleId="afff">
    <w:name w:val="Subtitle"/>
    <w:basedOn w:val="a1"/>
    <w:next w:val="a1"/>
    <w:link w:val="afff0"/>
    <w:uiPriority w:val="11"/>
    <w:qFormat/>
    <w:rsid w:val="00EE12E1"/>
    <w:pPr>
      <w:spacing w:before="240" w:after="60" w:line="312" w:lineRule="auto"/>
      <w:jc w:val="center"/>
      <w:outlineLvl w:val="1"/>
    </w:pPr>
    <w:rPr>
      <w:rFonts w:asciiTheme="minorHAnsi" w:eastAsiaTheme="minorEastAsia" w:hAnsiTheme="minorHAnsi"/>
      <w:b/>
      <w:bCs/>
      <w:kern w:val="28"/>
      <w:sz w:val="32"/>
      <w:szCs w:val="32"/>
    </w:rPr>
  </w:style>
  <w:style w:type="character" w:customStyle="1" w:styleId="afff0">
    <w:name w:val="副标题 字符"/>
    <w:basedOn w:val="a2"/>
    <w:link w:val="afff"/>
    <w:uiPriority w:val="11"/>
    <w:rsid w:val="00EE12E1"/>
    <w:rPr>
      <w:b/>
      <w:bCs/>
      <w:kern w:val="28"/>
      <w:sz w:val="32"/>
      <w:szCs w:val="32"/>
    </w:rPr>
  </w:style>
  <w:style w:type="paragraph" w:customStyle="1" w:styleId="afff1">
    <w:name w:val="表格"/>
    <w:basedOn w:val="affd"/>
    <w:link w:val="afff2"/>
    <w:autoRedefine/>
    <w:qFormat/>
    <w:rsid w:val="000B1F09"/>
    <w:pPr>
      <w:spacing w:line="276" w:lineRule="auto"/>
      <w:ind w:firstLine="0"/>
      <w:jc w:val="center"/>
    </w:pPr>
    <w:rPr>
      <w:snapToGrid w:val="0"/>
    </w:rPr>
  </w:style>
  <w:style w:type="character" w:customStyle="1" w:styleId="afff2">
    <w:name w:val="表格 字符"/>
    <w:basedOn w:val="affe"/>
    <w:link w:val="afff1"/>
    <w:rsid w:val="000B1F09"/>
    <w:rPr>
      <w:rFonts w:ascii="Times New Roman" w:eastAsia="宋体" w:hAnsi="Times New Roman" w:cs="Times New Roman"/>
      <w:snapToGrid w:val="0"/>
      <w:kern w:val="2"/>
      <w:sz w:val="24"/>
    </w:rPr>
  </w:style>
  <w:style w:type="table" w:customStyle="1" w:styleId="23">
    <w:name w:val="网格型2"/>
    <w:basedOn w:val="a3"/>
    <w:next w:val="afb"/>
    <w:autoRedefine/>
    <w:uiPriority w:val="39"/>
    <w:rsid w:val="00B220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3">
    <w:name w:val="Revision"/>
    <w:hidden/>
    <w:uiPriority w:val="99"/>
    <w:semiHidden/>
    <w:rsid w:val="00D030FD"/>
    <w:rPr>
      <w:rFonts w:ascii="Times New Roman" w:eastAsia="宋体" w:hAnsi="Times New Roman" w:cs="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60882">
      <w:bodyDiv w:val="1"/>
      <w:marLeft w:val="0"/>
      <w:marRight w:val="0"/>
      <w:marTop w:val="0"/>
      <w:marBottom w:val="0"/>
      <w:divBdr>
        <w:top w:val="none" w:sz="0" w:space="0" w:color="auto"/>
        <w:left w:val="none" w:sz="0" w:space="0" w:color="auto"/>
        <w:bottom w:val="none" w:sz="0" w:space="0" w:color="auto"/>
        <w:right w:val="none" w:sz="0" w:space="0" w:color="auto"/>
      </w:divBdr>
      <w:divsChild>
        <w:div w:id="448427753">
          <w:marLeft w:val="0"/>
          <w:marRight w:val="0"/>
          <w:marTop w:val="0"/>
          <w:marBottom w:val="0"/>
          <w:divBdr>
            <w:top w:val="none" w:sz="0" w:space="0" w:color="auto"/>
            <w:left w:val="none" w:sz="0" w:space="0" w:color="auto"/>
            <w:bottom w:val="none" w:sz="0" w:space="0" w:color="auto"/>
            <w:right w:val="none" w:sz="0" w:space="0" w:color="auto"/>
          </w:divBdr>
          <w:divsChild>
            <w:div w:id="27479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4558">
      <w:bodyDiv w:val="1"/>
      <w:marLeft w:val="0"/>
      <w:marRight w:val="0"/>
      <w:marTop w:val="0"/>
      <w:marBottom w:val="0"/>
      <w:divBdr>
        <w:top w:val="none" w:sz="0" w:space="0" w:color="auto"/>
        <w:left w:val="none" w:sz="0" w:space="0" w:color="auto"/>
        <w:bottom w:val="none" w:sz="0" w:space="0" w:color="auto"/>
        <w:right w:val="none" w:sz="0" w:space="0" w:color="auto"/>
      </w:divBdr>
      <w:divsChild>
        <w:div w:id="98379979">
          <w:marLeft w:val="0"/>
          <w:marRight w:val="0"/>
          <w:marTop w:val="0"/>
          <w:marBottom w:val="0"/>
          <w:divBdr>
            <w:top w:val="none" w:sz="0" w:space="0" w:color="auto"/>
            <w:left w:val="none" w:sz="0" w:space="0" w:color="auto"/>
            <w:bottom w:val="none" w:sz="0" w:space="0" w:color="auto"/>
            <w:right w:val="none" w:sz="0" w:space="0" w:color="auto"/>
          </w:divBdr>
          <w:divsChild>
            <w:div w:id="91385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2508">
      <w:bodyDiv w:val="1"/>
      <w:marLeft w:val="0"/>
      <w:marRight w:val="0"/>
      <w:marTop w:val="0"/>
      <w:marBottom w:val="0"/>
      <w:divBdr>
        <w:top w:val="none" w:sz="0" w:space="0" w:color="auto"/>
        <w:left w:val="none" w:sz="0" w:space="0" w:color="auto"/>
        <w:bottom w:val="none" w:sz="0" w:space="0" w:color="auto"/>
        <w:right w:val="none" w:sz="0" w:space="0" w:color="auto"/>
      </w:divBdr>
    </w:div>
    <w:div w:id="148254718">
      <w:bodyDiv w:val="1"/>
      <w:marLeft w:val="0"/>
      <w:marRight w:val="0"/>
      <w:marTop w:val="0"/>
      <w:marBottom w:val="0"/>
      <w:divBdr>
        <w:top w:val="none" w:sz="0" w:space="0" w:color="auto"/>
        <w:left w:val="none" w:sz="0" w:space="0" w:color="auto"/>
        <w:bottom w:val="none" w:sz="0" w:space="0" w:color="auto"/>
        <w:right w:val="none" w:sz="0" w:space="0" w:color="auto"/>
      </w:divBdr>
      <w:divsChild>
        <w:div w:id="1390499453">
          <w:marLeft w:val="0"/>
          <w:marRight w:val="0"/>
          <w:marTop w:val="0"/>
          <w:marBottom w:val="0"/>
          <w:divBdr>
            <w:top w:val="none" w:sz="0" w:space="0" w:color="auto"/>
            <w:left w:val="none" w:sz="0" w:space="0" w:color="auto"/>
            <w:bottom w:val="none" w:sz="0" w:space="0" w:color="auto"/>
            <w:right w:val="none" w:sz="0" w:space="0" w:color="auto"/>
          </w:divBdr>
          <w:divsChild>
            <w:div w:id="64967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072333">
      <w:bodyDiv w:val="1"/>
      <w:marLeft w:val="0"/>
      <w:marRight w:val="0"/>
      <w:marTop w:val="0"/>
      <w:marBottom w:val="0"/>
      <w:divBdr>
        <w:top w:val="none" w:sz="0" w:space="0" w:color="auto"/>
        <w:left w:val="none" w:sz="0" w:space="0" w:color="auto"/>
        <w:bottom w:val="none" w:sz="0" w:space="0" w:color="auto"/>
        <w:right w:val="none" w:sz="0" w:space="0" w:color="auto"/>
      </w:divBdr>
    </w:div>
    <w:div w:id="324011835">
      <w:bodyDiv w:val="1"/>
      <w:marLeft w:val="0"/>
      <w:marRight w:val="0"/>
      <w:marTop w:val="0"/>
      <w:marBottom w:val="0"/>
      <w:divBdr>
        <w:top w:val="none" w:sz="0" w:space="0" w:color="auto"/>
        <w:left w:val="none" w:sz="0" w:space="0" w:color="auto"/>
        <w:bottom w:val="none" w:sz="0" w:space="0" w:color="auto"/>
        <w:right w:val="none" w:sz="0" w:space="0" w:color="auto"/>
      </w:divBdr>
      <w:divsChild>
        <w:div w:id="841511474">
          <w:marLeft w:val="0"/>
          <w:marRight w:val="0"/>
          <w:marTop w:val="0"/>
          <w:marBottom w:val="0"/>
          <w:divBdr>
            <w:top w:val="none" w:sz="0" w:space="0" w:color="auto"/>
            <w:left w:val="none" w:sz="0" w:space="0" w:color="auto"/>
            <w:bottom w:val="none" w:sz="0" w:space="0" w:color="auto"/>
            <w:right w:val="none" w:sz="0" w:space="0" w:color="auto"/>
          </w:divBdr>
          <w:divsChild>
            <w:div w:id="32239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381">
      <w:bodyDiv w:val="1"/>
      <w:marLeft w:val="0"/>
      <w:marRight w:val="0"/>
      <w:marTop w:val="0"/>
      <w:marBottom w:val="0"/>
      <w:divBdr>
        <w:top w:val="none" w:sz="0" w:space="0" w:color="auto"/>
        <w:left w:val="none" w:sz="0" w:space="0" w:color="auto"/>
        <w:bottom w:val="none" w:sz="0" w:space="0" w:color="auto"/>
        <w:right w:val="none" w:sz="0" w:space="0" w:color="auto"/>
      </w:divBdr>
      <w:divsChild>
        <w:div w:id="589312074">
          <w:marLeft w:val="0"/>
          <w:marRight w:val="0"/>
          <w:marTop w:val="0"/>
          <w:marBottom w:val="0"/>
          <w:divBdr>
            <w:top w:val="none" w:sz="0" w:space="0" w:color="auto"/>
            <w:left w:val="none" w:sz="0" w:space="0" w:color="auto"/>
            <w:bottom w:val="none" w:sz="0" w:space="0" w:color="auto"/>
            <w:right w:val="none" w:sz="0" w:space="0" w:color="auto"/>
          </w:divBdr>
          <w:divsChild>
            <w:div w:id="123118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491571">
      <w:bodyDiv w:val="1"/>
      <w:marLeft w:val="0"/>
      <w:marRight w:val="0"/>
      <w:marTop w:val="0"/>
      <w:marBottom w:val="0"/>
      <w:divBdr>
        <w:top w:val="none" w:sz="0" w:space="0" w:color="auto"/>
        <w:left w:val="none" w:sz="0" w:space="0" w:color="auto"/>
        <w:bottom w:val="none" w:sz="0" w:space="0" w:color="auto"/>
        <w:right w:val="none" w:sz="0" w:space="0" w:color="auto"/>
      </w:divBdr>
    </w:div>
    <w:div w:id="782967064">
      <w:bodyDiv w:val="1"/>
      <w:marLeft w:val="0"/>
      <w:marRight w:val="0"/>
      <w:marTop w:val="0"/>
      <w:marBottom w:val="0"/>
      <w:divBdr>
        <w:top w:val="none" w:sz="0" w:space="0" w:color="auto"/>
        <w:left w:val="none" w:sz="0" w:space="0" w:color="auto"/>
        <w:bottom w:val="none" w:sz="0" w:space="0" w:color="auto"/>
        <w:right w:val="none" w:sz="0" w:space="0" w:color="auto"/>
      </w:divBdr>
    </w:div>
    <w:div w:id="794101323">
      <w:bodyDiv w:val="1"/>
      <w:marLeft w:val="0"/>
      <w:marRight w:val="0"/>
      <w:marTop w:val="0"/>
      <w:marBottom w:val="0"/>
      <w:divBdr>
        <w:top w:val="none" w:sz="0" w:space="0" w:color="auto"/>
        <w:left w:val="none" w:sz="0" w:space="0" w:color="auto"/>
        <w:bottom w:val="none" w:sz="0" w:space="0" w:color="auto"/>
        <w:right w:val="none" w:sz="0" w:space="0" w:color="auto"/>
      </w:divBdr>
    </w:div>
    <w:div w:id="830022624">
      <w:bodyDiv w:val="1"/>
      <w:marLeft w:val="0"/>
      <w:marRight w:val="0"/>
      <w:marTop w:val="0"/>
      <w:marBottom w:val="0"/>
      <w:divBdr>
        <w:top w:val="none" w:sz="0" w:space="0" w:color="auto"/>
        <w:left w:val="none" w:sz="0" w:space="0" w:color="auto"/>
        <w:bottom w:val="none" w:sz="0" w:space="0" w:color="auto"/>
        <w:right w:val="none" w:sz="0" w:space="0" w:color="auto"/>
      </w:divBdr>
      <w:divsChild>
        <w:div w:id="2003240328">
          <w:marLeft w:val="0"/>
          <w:marRight w:val="0"/>
          <w:marTop w:val="0"/>
          <w:marBottom w:val="0"/>
          <w:divBdr>
            <w:top w:val="none" w:sz="0" w:space="0" w:color="auto"/>
            <w:left w:val="none" w:sz="0" w:space="0" w:color="auto"/>
            <w:bottom w:val="none" w:sz="0" w:space="0" w:color="auto"/>
            <w:right w:val="none" w:sz="0" w:space="0" w:color="auto"/>
          </w:divBdr>
          <w:divsChild>
            <w:div w:id="201649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19537">
      <w:bodyDiv w:val="1"/>
      <w:marLeft w:val="0"/>
      <w:marRight w:val="0"/>
      <w:marTop w:val="0"/>
      <w:marBottom w:val="0"/>
      <w:divBdr>
        <w:top w:val="none" w:sz="0" w:space="0" w:color="auto"/>
        <w:left w:val="none" w:sz="0" w:space="0" w:color="auto"/>
        <w:bottom w:val="none" w:sz="0" w:space="0" w:color="auto"/>
        <w:right w:val="none" w:sz="0" w:space="0" w:color="auto"/>
      </w:divBdr>
    </w:div>
    <w:div w:id="955792762">
      <w:bodyDiv w:val="1"/>
      <w:marLeft w:val="0"/>
      <w:marRight w:val="0"/>
      <w:marTop w:val="0"/>
      <w:marBottom w:val="0"/>
      <w:divBdr>
        <w:top w:val="none" w:sz="0" w:space="0" w:color="auto"/>
        <w:left w:val="none" w:sz="0" w:space="0" w:color="auto"/>
        <w:bottom w:val="none" w:sz="0" w:space="0" w:color="auto"/>
        <w:right w:val="none" w:sz="0" w:space="0" w:color="auto"/>
      </w:divBdr>
      <w:divsChild>
        <w:div w:id="900749720">
          <w:marLeft w:val="0"/>
          <w:marRight w:val="0"/>
          <w:marTop w:val="0"/>
          <w:marBottom w:val="0"/>
          <w:divBdr>
            <w:top w:val="none" w:sz="0" w:space="0" w:color="auto"/>
            <w:left w:val="none" w:sz="0" w:space="0" w:color="auto"/>
            <w:bottom w:val="none" w:sz="0" w:space="0" w:color="auto"/>
            <w:right w:val="none" w:sz="0" w:space="0" w:color="auto"/>
          </w:divBdr>
          <w:divsChild>
            <w:div w:id="82011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21663">
      <w:bodyDiv w:val="1"/>
      <w:marLeft w:val="0"/>
      <w:marRight w:val="0"/>
      <w:marTop w:val="0"/>
      <w:marBottom w:val="0"/>
      <w:divBdr>
        <w:top w:val="none" w:sz="0" w:space="0" w:color="auto"/>
        <w:left w:val="none" w:sz="0" w:space="0" w:color="auto"/>
        <w:bottom w:val="none" w:sz="0" w:space="0" w:color="auto"/>
        <w:right w:val="none" w:sz="0" w:space="0" w:color="auto"/>
      </w:divBdr>
    </w:div>
    <w:div w:id="1042175908">
      <w:bodyDiv w:val="1"/>
      <w:marLeft w:val="0"/>
      <w:marRight w:val="0"/>
      <w:marTop w:val="0"/>
      <w:marBottom w:val="0"/>
      <w:divBdr>
        <w:top w:val="none" w:sz="0" w:space="0" w:color="auto"/>
        <w:left w:val="none" w:sz="0" w:space="0" w:color="auto"/>
        <w:bottom w:val="none" w:sz="0" w:space="0" w:color="auto"/>
        <w:right w:val="none" w:sz="0" w:space="0" w:color="auto"/>
      </w:divBdr>
    </w:div>
    <w:div w:id="1099907146">
      <w:bodyDiv w:val="1"/>
      <w:marLeft w:val="0"/>
      <w:marRight w:val="0"/>
      <w:marTop w:val="0"/>
      <w:marBottom w:val="0"/>
      <w:divBdr>
        <w:top w:val="none" w:sz="0" w:space="0" w:color="auto"/>
        <w:left w:val="none" w:sz="0" w:space="0" w:color="auto"/>
        <w:bottom w:val="none" w:sz="0" w:space="0" w:color="auto"/>
        <w:right w:val="none" w:sz="0" w:space="0" w:color="auto"/>
      </w:divBdr>
    </w:div>
    <w:div w:id="1106922608">
      <w:bodyDiv w:val="1"/>
      <w:marLeft w:val="0"/>
      <w:marRight w:val="0"/>
      <w:marTop w:val="0"/>
      <w:marBottom w:val="0"/>
      <w:divBdr>
        <w:top w:val="none" w:sz="0" w:space="0" w:color="auto"/>
        <w:left w:val="none" w:sz="0" w:space="0" w:color="auto"/>
        <w:bottom w:val="none" w:sz="0" w:space="0" w:color="auto"/>
        <w:right w:val="none" w:sz="0" w:space="0" w:color="auto"/>
      </w:divBdr>
    </w:div>
    <w:div w:id="1143503432">
      <w:bodyDiv w:val="1"/>
      <w:marLeft w:val="0"/>
      <w:marRight w:val="0"/>
      <w:marTop w:val="0"/>
      <w:marBottom w:val="0"/>
      <w:divBdr>
        <w:top w:val="none" w:sz="0" w:space="0" w:color="auto"/>
        <w:left w:val="none" w:sz="0" w:space="0" w:color="auto"/>
        <w:bottom w:val="none" w:sz="0" w:space="0" w:color="auto"/>
        <w:right w:val="none" w:sz="0" w:space="0" w:color="auto"/>
      </w:divBdr>
      <w:divsChild>
        <w:div w:id="1576816347">
          <w:marLeft w:val="0"/>
          <w:marRight w:val="0"/>
          <w:marTop w:val="0"/>
          <w:marBottom w:val="0"/>
          <w:divBdr>
            <w:top w:val="none" w:sz="0" w:space="0" w:color="auto"/>
            <w:left w:val="none" w:sz="0" w:space="0" w:color="auto"/>
            <w:bottom w:val="none" w:sz="0" w:space="0" w:color="auto"/>
            <w:right w:val="none" w:sz="0" w:space="0" w:color="auto"/>
          </w:divBdr>
          <w:divsChild>
            <w:div w:id="135464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315056">
      <w:bodyDiv w:val="1"/>
      <w:marLeft w:val="0"/>
      <w:marRight w:val="0"/>
      <w:marTop w:val="0"/>
      <w:marBottom w:val="0"/>
      <w:divBdr>
        <w:top w:val="none" w:sz="0" w:space="0" w:color="auto"/>
        <w:left w:val="none" w:sz="0" w:space="0" w:color="auto"/>
        <w:bottom w:val="none" w:sz="0" w:space="0" w:color="auto"/>
        <w:right w:val="none" w:sz="0" w:space="0" w:color="auto"/>
      </w:divBdr>
    </w:div>
    <w:div w:id="1297375752">
      <w:bodyDiv w:val="1"/>
      <w:marLeft w:val="0"/>
      <w:marRight w:val="0"/>
      <w:marTop w:val="0"/>
      <w:marBottom w:val="0"/>
      <w:divBdr>
        <w:top w:val="none" w:sz="0" w:space="0" w:color="auto"/>
        <w:left w:val="none" w:sz="0" w:space="0" w:color="auto"/>
        <w:bottom w:val="none" w:sz="0" w:space="0" w:color="auto"/>
        <w:right w:val="none" w:sz="0" w:space="0" w:color="auto"/>
      </w:divBdr>
    </w:div>
    <w:div w:id="1316180131">
      <w:bodyDiv w:val="1"/>
      <w:marLeft w:val="0"/>
      <w:marRight w:val="0"/>
      <w:marTop w:val="0"/>
      <w:marBottom w:val="0"/>
      <w:divBdr>
        <w:top w:val="none" w:sz="0" w:space="0" w:color="auto"/>
        <w:left w:val="none" w:sz="0" w:space="0" w:color="auto"/>
        <w:bottom w:val="none" w:sz="0" w:space="0" w:color="auto"/>
        <w:right w:val="none" w:sz="0" w:space="0" w:color="auto"/>
      </w:divBdr>
    </w:div>
    <w:div w:id="1349212114">
      <w:bodyDiv w:val="1"/>
      <w:marLeft w:val="0"/>
      <w:marRight w:val="0"/>
      <w:marTop w:val="0"/>
      <w:marBottom w:val="0"/>
      <w:divBdr>
        <w:top w:val="none" w:sz="0" w:space="0" w:color="auto"/>
        <w:left w:val="none" w:sz="0" w:space="0" w:color="auto"/>
        <w:bottom w:val="none" w:sz="0" w:space="0" w:color="auto"/>
        <w:right w:val="none" w:sz="0" w:space="0" w:color="auto"/>
      </w:divBdr>
    </w:div>
    <w:div w:id="1431391430">
      <w:bodyDiv w:val="1"/>
      <w:marLeft w:val="0"/>
      <w:marRight w:val="0"/>
      <w:marTop w:val="0"/>
      <w:marBottom w:val="0"/>
      <w:divBdr>
        <w:top w:val="none" w:sz="0" w:space="0" w:color="auto"/>
        <w:left w:val="none" w:sz="0" w:space="0" w:color="auto"/>
        <w:bottom w:val="none" w:sz="0" w:space="0" w:color="auto"/>
        <w:right w:val="none" w:sz="0" w:space="0" w:color="auto"/>
      </w:divBdr>
    </w:div>
    <w:div w:id="1436750246">
      <w:bodyDiv w:val="1"/>
      <w:marLeft w:val="0"/>
      <w:marRight w:val="0"/>
      <w:marTop w:val="0"/>
      <w:marBottom w:val="0"/>
      <w:divBdr>
        <w:top w:val="none" w:sz="0" w:space="0" w:color="auto"/>
        <w:left w:val="none" w:sz="0" w:space="0" w:color="auto"/>
        <w:bottom w:val="none" w:sz="0" w:space="0" w:color="auto"/>
        <w:right w:val="none" w:sz="0" w:space="0" w:color="auto"/>
      </w:divBdr>
    </w:div>
    <w:div w:id="1503618513">
      <w:bodyDiv w:val="1"/>
      <w:marLeft w:val="0"/>
      <w:marRight w:val="0"/>
      <w:marTop w:val="0"/>
      <w:marBottom w:val="0"/>
      <w:divBdr>
        <w:top w:val="none" w:sz="0" w:space="0" w:color="auto"/>
        <w:left w:val="none" w:sz="0" w:space="0" w:color="auto"/>
        <w:bottom w:val="none" w:sz="0" w:space="0" w:color="auto"/>
        <w:right w:val="none" w:sz="0" w:space="0" w:color="auto"/>
      </w:divBdr>
    </w:div>
    <w:div w:id="1505245442">
      <w:bodyDiv w:val="1"/>
      <w:marLeft w:val="0"/>
      <w:marRight w:val="0"/>
      <w:marTop w:val="0"/>
      <w:marBottom w:val="0"/>
      <w:divBdr>
        <w:top w:val="none" w:sz="0" w:space="0" w:color="auto"/>
        <w:left w:val="none" w:sz="0" w:space="0" w:color="auto"/>
        <w:bottom w:val="none" w:sz="0" w:space="0" w:color="auto"/>
        <w:right w:val="none" w:sz="0" w:space="0" w:color="auto"/>
      </w:divBdr>
      <w:divsChild>
        <w:div w:id="1012760140">
          <w:marLeft w:val="0"/>
          <w:marRight w:val="0"/>
          <w:marTop w:val="0"/>
          <w:marBottom w:val="0"/>
          <w:divBdr>
            <w:top w:val="none" w:sz="0" w:space="0" w:color="auto"/>
            <w:left w:val="none" w:sz="0" w:space="0" w:color="auto"/>
            <w:bottom w:val="none" w:sz="0" w:space="0" w:color="auto"/>
            <w:right w:val="none" w:sz="0" w:space="0" w:color="auto"/>
          </w:divBdr>
          <w:divsChild>
            <w:div w:id="89863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160719">
      <w:bodyDiv w:val="1"/>
      <w:marLeft w:val="0"/>
      <w:marRight w:val="0"/>
      <w:marTop w:val="0"/>
      <w:marBottom w:val="0"/>
      <w:divBdr>
        <w:top w:val="none" w:sz="0" w:space="0" w:color="auto"/>
        <w:left w:val="none" w:sz="0" w:space="0" w:color="auto"/>
        <w:bottom w:val="none" w:sz="0" w:space="0" w:color="auto"/>
        <w:right w:val="none" w:sz="0" w:space="0" w:color="auto"/>
      </w:divBdr>
    </w:div>
    <w:div w:id="1593201291">
      <w:bodyDiv w:val="1"/>
      <w:marLeft w:val="0"/>
      <w:marRight w:val="0"/>
      <w:marTop w:val="0"/>
      <w:marBottom w:val="0"/>
      <w:divBdr>
        <w:top w:val="none" w:sz="0" w:space="0" w:color="auto"/>
        <w:left w:val="none" w:sz="0" w:space="0" w:color="auto"/>
        <w:bottom w:val="none" w:sz="0" w:space="0" w:color="auto"/>
        <w:right w:val="none" w:sz="0" w:space="0" w:color="auto"/>
      </w:divBdr>
    </w:div>
    <w:div w:id="1600336157">
      <w:bodyDiv w:val="1"/>
      <w:marLeft w:val="0"/>
      <w:marRight w:val="0"/>
      <w:marTop w:val="0"/>
      <w:marBottom w:val="0"/>
      <w:divBdr>
        <w:top w:val="none" w:sz="0" w:space="0" w:color="auto"/>
        <w:left w:val="none" w:sz="0" w:space="0" w:color="auto"/>
        <w:bottom w:val="none" w:sz="0" w:space="0" w:color="auto"/>
        <w:right w:val="none" w:sz="0" w:space="0" w:color="auto"/>
      </w:divBdr>
    </w:div>
    <w:div w:id="1614744438">
      <w:bodyDiv w:val="1"/>
      <w:marLeft w:val="0"/>
      <w:marRight w:val="0"/>
      <w:marTop w:val="0"/>
      <w:marBottom w:val="0"/>
      <w:divBdr>
        <w:top w:val="none" w:sz="0" w:space="0" w:color="auto"/>
        <w:left w:val="none" w:sz="0" w:space="0" w:color="auto"/>
        <w:bottom w:val="none" w:sz="0" w:space="0" w:color="auto"/>
        <w:right w:val="none" w:sz="0" w:space="0" w:color="auto"/>
      </w:divBdr>
    </w:div>
    <w:div w:id="1615669863">
      <w:bodyDiv w:val="1"/>
      <w:marLeft w:val="0"/>
      <w:marRight w:val="0"/>
      <w:marTop w:val="0"/>
      <w:marBottom w:val="0"/>
      <w:divBdr>
        <w:top w:val="none" w:sz="0" w:space="0" w:color="auto"/>
        <w:left w:val="none" w:sz="0" w:space="0" w:color="auto"/>
        <w:bottom w:val="none" w:sz="0" w:space="0" w:color="auto"/>
        <w:right w:val="none" w:sz="0" w:space="0" w:color="auto"/>
      </w:divBdr>
      <w:divsChild>
        <w:div w:id="837116807">
          <w:marLeft w:val="0"/>
          <w:marRight w:val="0"/>
          <w:marTop w:val="0"/>
          <w:marBottom w:val="0"/>
          <w:divBdr>
            <w:top w:val="none" w:sz="0" w:space="0" w:color="auto"/>
            <w:left w:val="none" w:sz="0" w:space="0" w:color="auto"/>
            <w:bottom w:val="none" w:sz="0" w:space="0" w:color="auto"/>
            <w:right w:val="none" w:sz="0" w:space="0" w:color="auto"/>
          </w:divBdr>
          <w:divsChild>
            <w:div w:id="94176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67104">
      <w:bodyDiv w:val="1"/>
      <w:marLeft w:val="0"/>
      <w:marRight w:val="0"/>
      <w:marTop w:val="0"/>
      <w:marBottom w:val="0"/>
      <w:divBdr>
        <w:top w:val="none" w:sz="0" w:space="0" w:color="auto"/>
        <w:left w:val="none" w:sz="0" w:space="0" w:color="auto"/>
        <w:bottom w:val="none" w:sz="0" w:space="0" w:color="auto"/>
        <w:right w:val="none" w:sz="0" w:space="0" w:color="auto"/>
      </w:divBdr>
    </w:div>
    <w:div w:id="1670449680">
      <w:bodyDiv w:val="1"/>
      <w:marLeft w:val="0"/>
      <w:marRight w:val="0"/>
      <w:marTop w:val="0"/>
      <w:marBottom w:val="0"/>
      <w:divBdr>
        <w:top w:val="none" w:sz="0" w:space="0" w:color="auto"/>
        <w:left w:val="none" w:sz="0" w:space="0" w:color="auto"/>
        <w:bottom w:val="none" w:sz="0" w:space="0" w:color="auto"/>
        <w:right w:val="none" w:sz="0" w:space="0" w:color="auto"/>
      </w:divBdr>
      <w:divsChild>
        <w:div w:id="1089152492">
          <w:marLeft w:val="0"/>
          <w:marRight w:val="0"/>
          <w:marTop w:val="0"/>
          <w:marBottom w:val="0"/>
          <w:divBdr>
            <w:top w:val="none" w:sz="0" w:space="0" w:color="auto"/>
            <w:left w:val="none" w:sz="0" w:space="0" w:color="auto"/>
            <w:bottom w:val="none" w:sz="0" w:space="0" w:color="auto"/>
            <w:right w:val="none" w:sz="0" w:space="0" w:color="auto"/>
          </w:divBdr>
          <w:divsChild>
            <w:div w:id="158440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14022">
      <w:bodyDiv w:val="1"/>
      <w:marLeft w:val="0"/>
      <w:marRight w:val="0"/>
      <w:marTop w:val="0"/>
      <w:marBottom w:val="0"/>
      <w:divBdr>
        <w:top w:val="none" w:sz="0" w:space="0" w:color="auto"/>
        <w:left w:val="none" w:sz="0" w:space="0" w:color="auto"/>
        <w:bottom w:val="none" w:sz="0" w:space="0" w:color="auto"/>
        <w:right w:val="none" w:sz="0" w:space="0" w:color="auto"/>
      </w:divBdr>
    </w:div>
    <w:div w:id="1724867330">
      <w:bodyDiv w:val="1"/>
      <w:marLeft w:val="0"/>
      <w:marRight w:val="0"/>
      <w:marTop w:val="0"/>
      <w:marBottom w:val="0"/>
      <w:divBdr>
        <w:top w:val="none" w:sz="0" w:space="0" w:color="auto"/>
        <w:left w:val="none" w:sz="0" w:space="0" w:color="auto"/>
        <w:bottom w:val="none" w:sz="0" w:space="0" w:color="auto"/>
        <w:right w:val="none" w:sz="0" w:space="0" w:color="auto"/>
      </w:divBdr>
    </w:div>
    <w:div w:id="1766195832">
      <w:bodyDiv w:val="1"/>
      <w:marLeft w:val="0"/>
      <w:marRight w:val="0"/>
      <w:marTop w:val="0"/>
      <w:marBottom w:val="0"/>
      <w:divBdr>
        <w:top w:val="none" w:sz="0" w:space="0" w:color="auto"/>
        <w:left w:val="none" w:sz="0" w:space="0" w:color="auto"/>
        <w:bottom w:val="none" w:sz="0" w:space="0" w:color="auto"/>
        <w:right w:val="none" w:sz="0" w:space="0" w:color="auto"/>
      </w:divBdr>
    </w:div>
    <w:div w:id="1812551214">
      <w:bodyDiv w:val="1"/>
      <w:marLeft w:val="0"/>
      <w:marRight w:val="0"/>
      <w:marTop w:val="0"/>
      <w:marBottom w:val="0"/>
      <w:divBdr>
        <w:top w:val="none" w:sz="0" w:space="0" w:color="auto"/>
        <w:left w:val="none" w:sz="0" w:space="0" w:color="auto"/>
        <w:bottom w:val="none" w:sz="0" w:space="0" w:color="auto"/>
        <w:right w:val="none" w:sz="0" w:space="0" w:color="auto"/>
      </w:divBdr>
    </w:div>
    <w:div w:id="1835342998">
      <w:bodyDiv w:val="1"/>
      <w:marLeft w:val="0"/>
      <w:marRight w:val="0"/>
      <w:marTop w:val="0"/>
      <w:marBottom w:val="0"/>
      <w:divBdr>
        <w:top w:val="none" w:sz="0" w:space="0" w:color="auto"/>
        <w:left w:val="none" w:sz="0" w:space="0" w:color="auto"/>
        <w:bottom w:val="none" w:sz="0" w:space="0" w:color="auto"/>
        <w:right w:val="none" w:sz="0" w:space="0" w:color="auto"/>
      </w:divBdr>
    </w:div>
    <w:div w:id="1872107254">
      <w:bodyDiv w:val="1"/>
      <w:marLeft w:val="0"/>
      <w:marRight w:val="0"/>
      <w:marTop w:val="0"/>
      <w:marBottom w:val="0"/>
      <w:divBdr>
        <w:top w:val="none" w:sz="0" w:space="0" w:color="auto"/>
        <w:left w:val="none" w:sz="0" w:space="0" w:color="auto"/>
        <w:bottom w:val="none" w:sz="0" w:space="0" w:color="auto"/>
        <w:right w:val="none" w:sz="0" w:space="0" w:color="auto"/>
      </w:divBdr>
    </w:div>
    <w:div w:id="1890803805">
      <w:bodyDiv w:val="1"/>
      <w:marLeft w:val="0"/>
      <w:marRight w:val="0"/>
      <w:marTop w:val="0"/>
      <w:marBottom w:val="0"/>
      <w:divBdr>
        <w:top w:val="none" w:sz="0" w:space="0" w:color="auto"/>
        <w:left w:val="none" w:sz="0" w:space="0" w:color="auto"/>
        <w:bottom w:val="none" w:sz="0" w:space="0" w:color="auto"/>
        <w:right w:val="none" w:sz="0" w:space="0" w:color="auto"/>
      </w:divBdr>
      <w:divsChild>
        <w:div w:id="897276640">
          <w:marLeft w:val="0"/>
          <w:marRight w:val="0"/>
          <w:marTop w:val="0"/>
          <w:marBottom w:val="0"/>
          <w:divBdr>
            <w:top w:val="none" w:sz="0" w:space="0" w:color="auto"/>
            <w:left w:val="none" w:sz="0" w:space="0" w:color="auto"/>
            <w:bottom w:val="none" w:sz="0" w:space="0" w:color="auto"/>
            <w:right w:val="none" w:sz="0" w:space="0" w:color="auto"/>
          </w:divBdr>
          <w:divsChild>
            <w:div w:id="97047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02431">
      <w:bodyDiv w:val="1"/>
      <w:marLeft w:val="0"/>
      <w:marRight w:val="0"/>
      <w:marTop w:val="0"/>
      <w:marBottom w:val="0"/>
      <w:divBdr>
        <w:top w:val="none" w:sz="0" w:space="0" w:color="auto"/>
        <w:left w:val="none" w:sz="0" w:space="0" w:color="auto"/>
        <w:bottom w:val="none" w:sz="0" w:space="0" w:color="auto"/>
        <w:right w:val="none" w:sz="0" w:space="0" w:color="auto"/>
      </w:divBdr>
    </w:div>
    <w:div w:id="1946695208">
      <w:bodyDiv w:val="1"/>
      <w:marLeft w:val="0"/>
      <w:marRight w:val="0"/>
      <w:marTop w:val="0"/>
      <w:marBottom w:val="0"/>
      <w:divBdr>
        <w:top w:val="none" w:sz="0" w:space="0" w:color="auto"/>
        <w:left w:val="none" w:sz="0" w:space="0" w:color="auto"/>
        <w:bottom w:val="none" w:sz="0" w:space="0" w:color="auto"/>
        <w:right w:val="none" w:sz="0" w:space="0" w:color="auto"/>
      </w:divBdr>
    </w:div>
    <w:div w:id="2003777160">
      <w:bodyDiv w:val="1"/>
      <w:marLeft w:val="0"/>
      <w:marRight w:val="0"/>
      <w:marTop w:val="0"/>
      <w:marBottom w:val="0"/>
      <w:divBdr>
        <w:top w:val="none" w:sz="0" w:space="0" w:color="auto"/>
        <w:left w:val="none" w:sz="0" w:space="0" w:color="auto"/>
        <w:bottom w:val="none" w:sz="0" w:space="0" w:color="auto"/>
        <w:right w:val="none" w:sz="0" w:space="0" w:color="auto"/>
      </w:divBdr>
    </w:div>
    <w:div w:id="2026206786">
      <w:bodyDiv w:val="1"/>
      <w:marLeft w:val="0"/>
      <w:marRight w:val="0"/>
      <w:marTop w:val="0"/>
      <w:marBottom w:val="0"/>
      <w:divBdr>
        <w:top w:val="none" w:sz="0" w:space="0" w:color="auto"/>
        <w:left w:val="none" w:sz="0" w:space="0" w:color="auto"/>
        <w:bottom w:val="none" w:sz="0" w:space="0" w:color="auto"/>
        <w:right w:val="none" w:sz="0" w:space="0" w:color="auto"/>
      </w:divBdr>
    </w:div>
    <w:div w:id="2070759110">
      <w:bodyDiv w:val="1"/>
      <w:marLeft w:val="0"/>
      <w:marRight w:val="0"/>
      <w:marTop w:val="0"/>
      <w:marBottom w:val="0"/>
      <w:divBdr>
        <w:top w:val="none" w:sz="0" w:space="0" w:color="auto"/>
        <w:left w:val="none" w:sz="0" w:space="0" w:color="auto"/>
        <w:bottom w:val="none" w:sz="0" w:space="0" w:color="auto"/>
        <w:right w:val="none" w:sz="0" w:space="0" w:color="auto"/>
      </w:divBdr>
    </w:div>
    <w:div w:id="21113179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microsoft.com/office/2011/relationships/commentsExtended" Target="commentsExtended.xml"/><Relationship Id="rId39" Type="http://schemas.openxmlformats.org/officeDocument/2006/relationships/image" Target="media/image18.png"/><Relationship Id="rId21" Type="http://schemas.openxmlformats.org/officeDocument/2006/relationships/image" Target="media/image4.png"/><Relationship Id="rId34" Type="http://schemas.openxmlformats.org/officeDocument/2006/relationships/image" Target="media/image13.svg"/><Relationship Id="rId42" Type="http://schemas.openxmlformats.org/officeDocument/2006/relationships/image" Target="media/image21.svg"/><Relationship Id="rId47" Type="http://schemas.openxmlformats.org/officeDocument/2006/relationships/image" Target="media/image26.png"/><Relationship Id="rId50" Type="http://schemas.microsoft.com/office/2011/relationships/people" Target="peop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8.png"/><Relationship Id="rId11" Type="http://schemas.openxmlformats.org/officeDocument/2006/relationships/header" Target="header1.xml"/><Relationship Id="rId24" Type="http://schemas.openxmlformats.org/officeDocument/2006/relationships/image" Target="media/image7.svg"/><Relationship Id="rId32" Type="http://schemas.openxmlformats.org/officeDocument/2006/relationships/image" Target="media/image11.svg"/><Relationship Id="rId37" Type="http://schemas.openxmlformats.org/officeDocument/2006/relationships/image" Target="media/image16.png"/><Relationship Id="rId40" Type="http://schemas.openxmlformats.org/officeDocument/2006/relationships/image" Target="media/image19.svg"/><Relationship Id="rId45"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6.png"/><Relationship Id="rId28" Type="http://schemas.microsoft.com/office/2018/08/relationships/commentsExtensible" Target="commentsExtensible.xml"/><Relationship Id="rId36" Type="http://schemas.openxmlformats.org/officeDocument/2006/relationships/image" Target="media/image15.svg"/><Relationship Id="rId49" Type="http://schemas.openxmlformats.org/officeDocument/2006/relationships/fontTable" Target="fontTable.xml"/><Relationship Id="rId10" Type="http://schemas.microsoft.com/office/2007/relationships/hdphoto" Target="media/hdphoto1.wdp"/><Relationship Id="rId19" Type="http://schemas.openxmlformats.org/officeDocument/2006/relationships/image" Target="media/image2.png"/><Relationship Id="rId31" Type="http://schemas.openxmlformats.org/officeDocument/2006/relationships/image" Target="media/image10.png"/><Relationship Id="rId44" Type="http://schemas.openxmlformats.org/officeDocument/2006/relationships/image" Target="media/image23.svg"/><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5.svg"/><Relationship Id="rId27" Type="http://schemas.microsoft.com/office/2016/09/relationships/commentsIds" Target="commentsIds.xml"/><Relationship Id="rId30" Type="http://schemas.openxmlformats.org/officeDocument/2006/relationships/image" Target="media/image9.sv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svg"/><Relationship Id="rId8" Type="http://schemas.openxmlformats.org/officeDocument/2006/relationships/endnotes" Target="endnotes.xml"/><Relationship Id="rId51" Type="http://schemas.openxmlformats.org/officeDocument/2006/relationships/glossaryDocument" Target="glossary/document.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comments" Target="comments.xml"/><Relationship Id="rId33" Type="http://schemas.openxmlformats.org/officeDocument/2006/relationships/image" Target="media/image12.png"/><Relationship Id="rId38" Type="http://schemas.openxmlformats.org/officeDocument/2006/relationships/image" Target="media/image17.svg"/><Relationship Id="rId46" Type="http://schemas.openxmlformats.org/officeDocument/2006/relationships/image" Target="media/image25.svg"/><Relationship Id="rId20" Type="http://schemas.openxmlformats.org/officeDocument/2006/relationships/image" Target="media/image3.svg"/><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69108060824418FAFF657FA99AE874E"/>
        <w:category>
          <w:name w:val="常规"/>
          <w:gallery w:val="placeholder"/>
        </w:category>
        <w:types>
          <w:type w:val="bbPlcHdr"/>
        </w:types>
        <w:behaviors>
          <w:behavior w:val="content"/>
        </w:behaviors>
        <w:guid w:val="{9C985A3D-B715-410D-B67B-E8710301869A}"/>
      </w:docPartPr>
      <w:docPartBody>
        <w:p w:rsidR="0030445F" w:rsidRDefault="00937C81" w:rsidP="00937C81">
          <w:r>
            <w:rPr>
              <w:rStyle w:val="a3"/>
            </w:rPr>
            <w:t>[标题]</w:t>
          </w:r>
        </w:p>
      </w:docPartBody>
    </w:docPart>
    <w:docPart>
      <w:docPartPr>
        <w:name w:val="351F9049F5D0417A9BD68352BDAA45AE"/>
        <w:category>
          <w:name w:val="常规"/>
          <w:gallery w:val="placeholder"/>
        </w:category>
        <w:types>
          <w:type w:val="bbPlcHdr"/>
        </w:types>
        <w:behaviors>
          <w:behavior w:val="content"/>
        </w:behaviors>
        <w:guid w:val="{73FC20AC-FE81-4B26-A202-03711F8D66CC}"/>
      </w:docPartPr>
      <w:docPartBody>
        <w:p w:rsidR="0030445F" w:rsidRDefault="00937C81" w:rsidP="00937C81">
          <w:r>
            <w:rPr>
              <w:rStyle w:val="a3"/>
            </w:rPr>
            <w:t>[类别]</w:t>
          </w:r>
        </w:p>
      </w:docPartBody>
    </w:docPart>
    <w:docPart>
      <w:docPartPr>
        <w:name w:val="651E619FD5D44D099CDEFB704AE72C67"/>
        <w:category>
          <w:name w:val="常规"/>
          <w:gallery w:val="placeholder"/>
        </w:category>
        <w:types>
          <w:type w:val="bbPlcHdr"/>
        </w:types>
        <w:behaviors>
          <w:behavior w:val="content"/>
        </w:behaviors>
        <w:guid w:val="{9016FD83-82A5-42C6-887C-F3E00DCF9591}"/>
      </w:docPartPr>
      <w:docPartBody>
        <w:p w:rsidR="0030445F" w:rsidRDefault="00937C81" w:rsidP="00937C81">
          <w:r>
            <w:rPr>
              <w:rStyle w:val="a3"/>
              <w:rFonts w:hint="eastAsia"/>
            </w:rPr>
            <w:t>[单位]</w:t>
          </w:r>
        </w:p>
      </w:docPartBody>
    </w:docPart>
    <w:docPart>
      <w:docPartPr>
        <w:name w:val="35F511ECDC974B14810AD1057D7A402A"/>
        <w:category>
          <w:name w:val="常规"/>
          <w:gallery w:val="placeholder"/>
        </w:category>
        <w:types>
          <w:type w:val="bbPlcHdr"/>
        </w:types>
        <w:behaviors>
          <w:behavior w:val="content"/>
        </w:behaviors>
        <w:guid w:val="{747EB942-0E39-477C-B534-40A4BE78B8B3}"/>
      </w:docPartPr>
      <w:docPartBody>
        <w:p w:rsidR="0030445F" w:rsidRDefault="00937C81" w:rsidP="00937C81">
          <w:r>
            <w:rPr>
              <w:rStyle w:val="a3"/>
              <w:rFonts w:hint="eastAsia"/>
            </w:rPr>
            <w:t>[作者]</w:t>
          </w:r>
        </w:p>
      </w:docPartBody>
    </w:docPart>
    <w:docPart>
      <w:docPartPr>
        <w:name w:val="4E2BF35ACFF04BC18C23D18C61F715F6"/>
        <w:category>
          <w:name w:val="常规"/>
          <w:gallery w:val="placeholder"/>
        </w:category>
        <w:types>
          <w:type w:val="bbPlcHdr"/>
        </w:types>
        <w:behaviors>
          <w:behavior w:val="content"/>
        </w:behaviors>
        <w:guid w:val="{39DFF411-A70D-42AD-9F9B-BB082E937F06}"/>
      </w:docPartPr>
      <w:docPartBody>
        <w:p w:rsidR="0030445F" w:rsidRDefault="00937C81" w:rsidP="00937C81">
          <w:r>
            <w:rPr>
              <w:rStyle w:val="a3"/>
            </w:rPr>
            <w:t>[关键词]</w:t>
          </w:r>
        </w:p>
      </w:docPartBody>
    </w:docPart>
    <w:docPart>
      <w:docPartPr>
        <w:name w:val="72192745872842A88A343818B661EDC5"/>
        <w:category>
          <w:name w:val="常规"/>
          <w:gallery w:val="placeholder"/>
        </w:category>
        <w:types>
          <w:type w:val="bbPlcHdr"/>
        </w:types>
        <w:behaviors>
          <w:behavior w:val="content"/>
        </w:behaviors>
        <w:guid w:val="{F52A290E-9F47-46FF-AB5A-460CFA8CE20A}"/>
      </w:docPartPr>
      <w:docPartBody>
        <w:p w:rsidR="0030445F" w:rsidRDefault="00937C81" w:rsidP="00937C81">
          <w:r>
            <w:rPr>
              <w:rStyle w:val="a3"/>
              <w:rFonts w:hint="eastAsia"/>
            </w:rPr>
            <w:t>[经理]</w:t>
          </w:r>
        </w:p>
      </w:docPartBody>
    </w:docPart>
    <w:docPart>
      <w:docPartPr>
        <w:name w:val="98832F24C14C4FC18D0DAE76725C205C"/>
        <w:category>
          <w:name w:val="常规"/>
          <w:gallery w:val="placeholder"/>
        </w:category>
        <w:types>
          <w:type w:val="bbPlcHdr"/>
        </w:types>
        <w:behaviors>
          <w:behavior w:val="content"/>
        </w:behaviors>
        <w:guid w:val="{21C444CC-48B3-495E-A806-2092B2954D38}"/>
      </w:docPartPr>
      <w:docPartBody>
        <w:p w:rsidR="0030445F" w:rsidRDefault="00937C81" w:rsidP="00937C81">
          <w:r>
            <w:rPr>
              <w:rStyle w:val="a3"/>
            </w:rPr>
            <w:t>[状态]</w:t>
          </w:r>
        </w:p>
      </w:docPartBody>
    </w:docPart>
    <w:docPart>
      <w:docPartPr>
        <w:name w:val="1400DACB07FD428BA8BEC5F59EC12E56"/>
        <w:category>
          <w:name w:val="常规"/>
          <w:gallery w:val="placeholder"/>
        </w:category>
        <w:types>
          <w:type w:val="bbPlcHdr"/>
        </w:types>
        <w:behaviors>
          <w:behavior w:val="content"/>
        </w:behaviors>
        <w:guid w:val="{818CF867-92BA-4EAC-9F68-6629A85C6B07}"/>
      </w:docPartPr>
      <w:docPartBody>
        <w:p w:rsidR="0030445F" w:rsidRDefault="00937C81" w:rsidP="00937C81">
          <w:r>
            <w:rPr>
              <w:rStyle w:val="a3"/>
            </w:rPr>
            <w:t>[状态]</w:t>
          </w:r>
        </w:p>
      </w:docPartBody>
    </w:docPart>
    <w:docPart>
      <w:docPartPr>
        <w:name w:val="6BC709763FCA41C6A22C667BC5CCCC0B"/>
        <w:category>
          <w:name w:val="常规"/>
          <w:gallery w:val="placeholder"/>
        </w:category>
        <w:types>
          <w:type w:val="bbPlcHdr"/>
        </w:types>
        <w:behaviors>
          <w:behavior w:val="content"/>
        </w:behaviors>
        <w:guid w:val="{45E80633-9B2A-4C9E-9F29-4746A687CA73}"/>
      </w:docPartPr>
      <w:docPartBody>
        <w:p w:rsidR="0030445F" w:rsidRDefault="00937C81" w:rsidP="00937C81">
          <w:r>
            <w:rPr>
              <w:rStyle w:val="a3"/>
            </w:rPr>
            <w:t>[状态]</w:t>
          </w:r>
        </w:p>
      </w:docPartBody>
    </w:docPart>
    <w:docPart>
      <w:docPartPr>
        <w:name w:val="FAB6C8DC1BFF4960BC532C3CE1B15902"/>
        <w:category>
          <w:name w:val="常规"/>
          <w:gallery w:val="placeholder"/>
        </w:category>
        <w:types>
          <w:type w:val="bbPlcHdr"/>
        </w:types>
        <w:behaviors>
          <w:behavior w:val="content"/>
        </w:behaviors>
        <w:guid w:val="{D052D201-9D7E-46BC-9D8B-EF6C0376EC11}"/>
      </w:docPartPr>
      <w:docPartBody>
        <w:p w:rsidR="0030445F" w:rsidRDefault="00937C81" w:rsidP="00937C81">
          <w:r>
            <w:rPr>
              <w:rStyle w:val="a3"/>
            </w:rPr>
            <w:t>[状态]</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Intel Clear">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MR10">
    <w:altName w:val="Times New Roman"/>
    <w:charset w:val="00"/>
    <w:family w:val="roman"/>
    <w:pitch w:val="default"/>
  </w:font>
  <w:font w:name="CMTT10">
    <w:altName w:val="Times New Roman"/>
    <w:charset w:val="00"/>
    <w:family w:val="roman"/>
    <w:pitch w:val="default"/>
  </w:font>
  <w:font w:name="CMTI10">
    <w:altName w:val="Times New Roman"/>
    <w:charset w:val="00"/>
    <w:family w:val="roman"/>
    <w:pitch w:val="default"/>
  </w:font>
  <w:font w:name="楷体_GB2312">
    <w:altName w:val="楷体"/>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1F1"/>
    <w:rsid w:val="00023BB0"/>
    <w:rsid w:val="000559FF"/>
    <w:rsid w:val="00063B45"/>
    <w:rsid w:val="000931F1"/>
    <w:rsid w:val="000A2DBD"/>
    <w:rsid w:val="001112EF"/>
    <w:rsid w:val="001250CE"/>
    <w:rsid w:val="00150F4C"/>
    <w:rsid w:val="00164986"/>
    <w:rsid w:val="001855ED"/>
    <w:rsid w:val="001A2DA5"/>
    <w:rsid w:val="001A4F38"/>
    <w:rsid w:val="001D13E5"/>
    <w:rsid w:val="001F73EA"/>
    <w:rsid w:val="001F768A"/>
    <w:rsid w:val="002049C9"/>
    <w:rsid w:val="002241BB"/>
    <w:rsid w:val="002425F4"/>
    <w:rsid w:val="00246091"/>
    <w:rsid w:val="00285C9E"/>
    <w:rsid w:val="002A6635"/>
    <w:rsid w:val="0030445F"/>
    <w:rsid w:val="00306EDD"/>
    <w:rsid w:val="00345616"/>
    <w:rsid w:val="003C3A48"/>
    <w:rsid w:val="003D63EA"/>
    <w:rsid w:val="0041254C"/>
    <w:rsid w:val="004B02F1"/>
    <w:rsid w:val="00504E7B"/>
    <w:rsid w:val="00510194"/>
    <w:rsid w:val="00574CF2"/>
    <w:rsid w:val="00577239"/>
    <w:rsid w:val="005A5255"/>
    <w:rsid w:val="005B3D6E"/>
    <w:rsid w:val="005C6698"/>
    <w:rsid w:val="005E04F4"/>
    <w:rsid w:val="00631A59"/>
    <w:rsid w:val="006363DC"/>
    <w:rsid w:val="00636974"/>
    <w:rsid w:val="006378FE"/>
    <w:rsid w:val="006A4D02"/>
    <w:rsid w:val="006E3968"/>
    <w:rsid w:val="006E7A3B"/>
    <w:rsid w:val="00703A03"/>
    <w:rsid w:val="007072C6"/>
    <w:rsid w:val="0071058F"/>
    <w:rsid w:val="00717C7F"/>
    <w:rsid w:val="00720B1E"/>
    <w:rsid w:val="007428B5"/>
    <w:rsid w:val="00793A50"/>
    <w:rsid w:val="007C0922"/>
    <w:rsid w:val="007E56EC"/>
    <w:rsid w:val="008123AE"/>
    <w:rsid w:val="0082137F"/>
    <w:rsid w:val="00886C4E"/>
    <w:rsid w:val="00890C6B"/>
    <w:rsid w:val="008A208E"/>
    <w:rsid w:val="008C3ADF"/>
    <w:rsid w:val="00937C81"/>
    <w:rsid w:val="0094559D"/>
    <w:rsid w:val="00970EBD"/>
    <w:rsid w:val="009753F1"/>
    <w:rsid w:val="00984712"/>
    <w:rsid w:val="0099022D"/>
    <w:rsid w:val="009C054B"/>
    <w:rsid w:val="00A347D0"/>
    <w:rsid w:val="00A8560D"/>
    <w:rsid w:val="00AA4750"/>
    <w:rsid w:val="00AB105A"/>
    <w:rsid w:val="00AB28DD"/>
    <w:rsid w:val="00B66704"/>
    <w:rsid w:val="00B74987"/>
    <w:rsid w:val="00BE1E4C"/>
    <w:rsid w:val="00BF56A0"/>
    <w:rsid w:val="00C51187"/>
    <w:rsid w:val="00CC7AF6"/>
    <w:rsid w:val="00D32E0A"/>
    <w:rsid w:val="00D35D73"/>
    <w:rsid w:val="00D91AE1"/>
    <w:rsid w:val="00DB4645"/>
    <w:rsid w:val="00E221EA"/>
    <w:rsid w:val="00E85A69"/>
    <w:rsid w:val="00EB5978"/>
    <w:rsid w:val="00ED18D2"/>
    <w:rsid w:val="00F834C7"/>
    <w:rsid w:val="00F853DC"/>
    <w:rsid w:val="00F92E40"/>
    <w:rsid w:val="00FA3A02"/>
    <w:rsid w:val="00FB607E"/>
    <w:rsid w:val="00FC229D"/>
    <w:rsid w:val="00FF1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autoRedefine/>
    <w:uiPriority w:val="99"/>
    <w:semiHidden/>
    <w:qFormat/>
    <w:rsid w:val="00937C8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3EEA7E4-BAFA-4066-93B6-D8D117BE0AA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63</Pages>
  <Words>7567</Words>
  <Characters>43134</Characters>
  <Application>Microsoft Office Word</Application>
  <DocSecurity>0</DocSecurity>
  <Lines>359</Lines>
  <Paragraphs>101</Paragraphs>
  <ScaleCrop>false</ScaleCrop>
  <Manager>刘渝</Manager>
  <Company>计科本硕博2001班</Company>
  <LinksUpToDate>false</LinksUpToDate>
  <CharactersWithSpaces>50600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基于ZNS SSD的数据访问特征分析与性能优化</dc:title>
  <dc:creator>柳子淇</dc:creator>
  <cp:keywords>U202015628</cp:keywords>
  <cp:lastModifiedBy>子淇 柳</cp:lastModifiedBy>
  <cp:revision>336</cp:revision>
  <cp:lastPrinted>2023-06-05T15:27:00Z</cp:lastPrinted>
  <dcterms:created xsi:type="dcterms:W3CDTF">2024-05-21T08:44:00Z</dcterms:created>
  <dcterms:modified xsi:type="dcterms:W3CDTF">2024-05-21T22:20:00Z</dcterms:modified>
  <cp:category>计算机科学与技术学院</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641B0E468F3542B2A296414F77634BD3</vt:lpwstr>
  </property>
</Properties>
</file>